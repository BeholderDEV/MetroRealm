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17683B" w14:textId="7C564837" w:rsidR="00E97402" w:rsidRDefault="00E97402">
      <w:pPr>
        <w:pStyle w:val="Text"/>
        <w:ind w:firstLine="0"/>
        <w:rPr>
          <w:sz w:val="18"/>
          <w:szCs w:val="18"/>
        </w:rPr>
      </w:pPr>
      <w:r>
        <w:rPr>
          <w:sz w:val="18"/>
          <w:szCs w:val="18"/>
        </w:rPr>
        <w:footnoteReference w:customMarkFollows="1" w:id="1"/>
        <w:sym w:font="Symbol" w:char="F020"/>
      </w:r>
    </w:p>
    <w:p w14:paraId="1F068198" w14:textId="1EB563AE" w:rsidR="00E97402" w:rsidRPr="00171D91" w:rsidRDefault="00E97402">
      <w:pPr>
        <w:pStyle w:val="Ttulo"/>
        <w:framePr w:wrap="notBeside"/>
        <w:rPr>
          <w:lang w:val="pt-BR"/>
        </w:rPr>
      </w:pPr>
      <w:r w:rsidRPr="00171D91">
        <w:rPr>
          <w:i/>
          <w:iCs/>
          <w:lang w:val="pt-BR"/>
        </w:rPr>
        <w:t xml:space="preserve"> </w:t>
      </w:r>
      <w:commentRangeStart w:id="0"/>
      <w:r w:rsidR="00171D91">
        <w:rPr>
          <w:lang w:val="pt-BR"/>
        </w:rPr>
        <w:t>Simulação</w:t>
      </w:r>
      <w:commentRangeEnd w:id="0"/>
      <w:r w:rsidR="001B0C61">
        <w:rPr>
          <w:rStyle w:val="Refdecomentrio"/>
          <w:kern w:val="0"/>
        </w:rPr>
        <w:commentReference w:id="0"/>
      </w:r>
      <w:r w:rsidR="00171D91">
        <w:rPr>
          <w:lang w:val="pt-BR"/>
        </w:rPr>
        <w:t xml:space="preserve"> de possível melhora de mobilidade e redução de custo </w:t>
      </w:r>
      <w:r w:rsidR="00AA3175">
        <w:rPr>
          <w:lang w:val="pt-BR"/>
        </w:rPr>
        <w:t xml:space="preserve">de viagem </w:t>
      </w:r>
      <w:r w:rsidR="00171D91">
        <w:rPr>
          <w:lang w:val="pt-BR"/>
        </w:rPr>
        <w:t xml:space="preserve">entre </w:t>
      </w:r>
      <w:r w:rsidR="005374B1">
        <w:rPr>
          <w:lang w:val="pt-BR"/>
        </w:rPr>
        <w:t xml:space="preserve">as cidades de </w:t>
      </w:r>
      <w:r w:rsidR="00171D91">
        <w:rPr>
          <w:lang w:val="pt-BR"/>
        </w:rPr>
        <w:t>Itajaí e Navegantes</w:t>
      </w:r>
    </w:p>
    <w:p w14:paraId="57A655BF" w14:textId="7896F1F8" w:rsidR="00E97402" w:rsidRPr="00CD18A5" w:rsidRDefault="00171D91">
      <w:pPr>
        <w:pStyle w:val="Authors"/>
        <w:framePr w:wrap="notBeside"/>
        <w:rPr>
          <w:lang w:val="pt-BR"/>
        </w:rPr>
      </w:pPr>
      <w:r w:rsidRPr="00CD18A5">
        <w:rPr>
          <w:lang w:val="pt-BR"/>
        </w:rPr>
        <w:t>Adson M</w:t>
      </w:r>
      <w:r w:rsidR="00CD18A5" w:rsidRPr="00CD18A5">
        <w:rPr>
          <w:lang w:val="pt-BR"/>
        </w:rPr>
        <w:t>arques da Silva</w:t>
      </w:r>
      <w:r w:rsidRPr="00CD18A5">
        <w:rPr>
          <w:lang w:val="pt-BR"/>
        </w:rPr>
        <w:t xml:space="preserve"> Est</w:t>
      </w:r>
      <w:r w:rsidR="00CD18A5" w:rsidRPr="00CD18A5">
        <w:rPr>
          <w:lang w:val="pt-BR"/>
        </w:rPr>
        <w:t xml:space="preserve">eves, Alisson </w:t>
      </w:r>
      <w:proofErr w:type="spellStart"/>
      <w:r w:rsidR="00CD18A5" w:rsidRPr="00CD18A5">
        <w:rPr>
          <w:lang w:val="pt-BR"/>
        </w:rPr>
        <w:t>Steffens</w:t>
      </w:r>
      <w:proofErr w:type="spellEnd"/>
      <w:r w:rsidR="00CD18A5" w:rsidRPr="00CD18A5">
        <w:rPr>
          <w:lang w:val="pt-BR"/>
        </w:rPr>
        <w:t xml:space="preserve"> Henrique e</w:t>
      </w:r>
      <w:r w:rsidRPr="00CD18A5">
        <w:rPr>
          <w:lang w:val="pt-BR"/>
        </w:rPr>
        <w:t xml:space="preserve"> Augusto </w:t>
      </w:r>
      <w:r w:rsidR="00E0476E">
        <w:rPr>
          <w:lang w:val="pt-BR"/>
        </w:rPr>
        <w:t xml:space="preserve">C. </w:t>
      </w:r>
      <w:proofErr w:type="spellStart"/>
      <w:r w:rsidRPr="00CD18A5">
        <w:rPr>
          <w:lang w:val="pt-BR"/>
        </w:rPr>
        <w:t>Plus</w:t>
      </w:r>
      <w:r w:rsidR="00CD18A5" w:rsidRPr="00CD18A5">
        <w:rPr>
          <w:lang w:val="pt-BR"/>
        </w:rPr>
        <w:t>c</w:t>
      </w:r>
      <w:r w:rsidRPr="00CD18A5">
        <w:rPr>
          <w:lang w:val="pt-BR"/>
        </w:rPr>
        <w:t>hkat</w:t>
      </w:r>
      <w:proofErr w:type="spellEnd"/>
    </w:p>
    <w:p w14:paraId="4AE5DCCE" w14:textId="130197EF" w:rsidR="00E97402" w:rsidRPr="001F79ED" w:rsidRDefault="00156F01" w:rsidP="00156F01">
      <w:pPr>
        <w:pStyle w:val="Abstract"/>
        <w:rPr>
          <w:lang w:val="pt-BR"/>
        </w:rPr>
      </w:pPr>
      <w:commentRangeStart w:id="1"/>
      <w:r w:rsidRPr="001F79ED">
        <w:rPr>
          <w:i/>
          <w:iCs/>
          <w:lang w:val="pt-BR"/>
        </w:rPr>
        <w:t>Resumo</w:t>
      </w:r>
      <w:commentRangeEnd w:id="1"/>
      <w:r w:rsidR="00B90997">
        <w:rPr>
          <w:rStyle w:val="Refdecomentrio"/>
          <w:b w:val="0"/>
          <w:bCs w:val="0"/>
        </w:rPr>
        <w:commentReference w:id="1"/>
      </w:r>
      <w:r w:rsidR="00E97402" w:rsidRPr="001F79ED">
        <w:rPr>
          <w:lang w:val="pt-BR"/>
        </w:rPr>
        <w:t>—</w:t>
      </w:r>
      <w:bookmarkStart w:id="2" w:name="PointTmp"/>
      <w:r w:rsidRPr="001F79ED">
        <w:rPr>
          <w:lang w:val="pt-BR"/>
        </w:rPr>
        <w:t xml:space="preserve"> Acompanhando o aumento na população das cidades de Itajaí e Navegantes há um crescimento na quantidade de carros circulando entre estas cidades, e com isso também houve um impacto no trânsito de ambas. </w:t>
      </w:r>
      <w:r w:rsidR="008D77B6" w:rsidRPr="001F79ED">
        <w:rPr>
          <w:lang w:val="pt-BR"/>
        </w:rPr>
        <w:t xml:space="preserve">Com isso foram retirados dados de eficiência de trânsito de uma rota rápida e uma rota lenta em um horário específico de 3 “Cidade Gêmeas” diferentes e quanto custa para fazer </w:t>
      </w:r>
      <w:r w:rsidR="001F79ED">
        <w:rPr>
          <w:lang w:val="pt-BR"/>
        </w:rPr>
        <w:t>realiza</w:t>
      </w:r>
      <w:r w:rsidR="008D77B6" w:rsidRPr="001F79ED">
        <w:rPr>
          <w:lang w:val="pt-BR"/>
        </w:rPr>
        <w:t xml:space="preserve">r essas rotas. Foi desenvolvido um programa que utilizando lógica </w:t>
      </w:r>
      <w:proofErr w:type="spellStart"/>
      <w:r w:rsidR="008D77B6" w:rsidRPr="001F79ED">
        <w:rPr>
          <w:lang w:val="pt-BR"/>
        </w:rPr>
        <w:t>fuzzy</w:t>
      </w:r>
      <w:proofErr w:type="spellEnd"/>
      <w:r w:rsidR="001F79ED" w:rsidRPr="001F79ED">
        <w:rPr>
          <w:lang w:val="pt-BR"/>
        </w:rPr>
        <w:t xml:space="preserve"> para </w:t>
      </w:r>
      <w:r w:rsidR="001F79ED">
        <w:rPr>
          <w:lang w:val="pt-BR"/>
        </w:rPr>
        <w:t>transforma</w:t>
      </w:r>
      <w:r w:rsidR="001F79ED" w:rsidRPr="001F79ED">
        <w:rPr>
          <w:lang w:val="pt-BR"/>
        </w:rPr>
        <w:t>r variáveis qualitativas em quantitativas</w:t>
      </w:r>
      <w:r w:rsidR="008D77B6" w:rsidRPr="001F79ED">
        <w:rPr>
          <w:lang w:val="pt-BR"/>
        </w:rPr>
        <w:t xml:space="preserve"> consegue calcular uma </w:t>
      </w:r>
      <w:r w:rsidR="001F79ED" w:rsidRPr="001F79ED">
        <w:rPr>
          <w:lang w:val="pt-BR"/>
        </w:rPr>
        <w:t>mé</w:t>
      </w:r>
      <w:r w:rsidR="008D77B6" w:rsidRPr="001F79ED">
        <w:rPr>
          <w:lang w:val="pt-BR"/>
        </w:rPr>
        <w:t xml:space="preserve">dia </w:t>
      </w:r>
      <w:r w:rsidR="001F79ED">
        <w:rPr>
          <w:lang w:val="pt-BR"/>
        </w:rPr>
        <w:t>arit</w:t>
      </w:r>
      <w:r w:rsidR="008D77B6" w:rsidRPr="001F79ED">
        <w:rPr>
          <w:lang w:val="pt-BR"/>
        </w:rPr>
        <w:t xml:space="preserve">mética de quanto uma rota é recomendável para se </w:t>
      </w:r>
      <w:r w:rsidR="001F79ED" w:rsidRPr="001F79ED">
        <w:rPr>
          <w:lang w:val="pt-BR"/>
        </w:rPr>
        <w:t>usar</w:t>
      </w:r>
      <w:r w:rsidR="008D77B6" w:rsidRPr="001F79ED">
        <w:rPr>
          <w:lang w:val="pt-BR"/>
        </w:rPr>
        <w:t xml:space="preserve"> se </w:t>
      </w:r>
      <w:r w:rsidR="001F79ED" w:rsidRPr="001F79ED">
        <w:rPr>
          <w:lang w:val="pt-BR"/>
        </w:rPr>
        <w:t>utilizar</w:t>
      </w:r>
      <w:r w:rsidR="008D77B6" w:rsidRPr="001F79ED">
        <w:rPr>
          <w:lang w:val="pt-BR"/>
        </w:rPr>
        <w:t xml:space="preserve"> os dados de eficiência de trânsito e custo de rota como parâmetro. Dentre os resultados obtidos se comprovou que a rota utilizando o ferry </w:t>
      </w:r>
      <w:proofErr w:type="spellStart"/>
      <w:r w:rsidR="008D77B6" w:rsidRPr="001F79ED">
        <w:rPr>
          <w:lang w:val="pt-BR"/>
        </w:rPr>
        <w:t>boat</w:t>
      </w:r>
      <w:proofErr w:type="spellEnd"/>
      <w:r w:rsidR="008D77B6" w:rsidRPr="001F79ED">
        <w:rPr>
          <w:lang w:val="pt-BR"/>
        </w:rPr>
        <w:t>, por mais que seja muito mais rápida que a rota da BR, é menos recome</w:t>
      </w:r>
      <w:r w:rsidR="001F79ED">
        <w:rPr>
          <w:lang w:val="pt-BR"/>
        </w:rPr>
        <w:t>n</w:t>
      </w:r>
      <w:r w:rsidR="008D77B6" w:rsidRPr="001F79ED">
        <w:rPr>
          <w:lang w:val="pt-BR"/>
        </w:rPr>
        <w:t xml:space="preserve">dável, pois o custo de utilização do ferry </w:t>
      </w:r>
      <w:proofErr w:type="spellStart"/>
      <w:r w:rsidR="008D77B6" w:rsidRPr="001F79ED">
        <w:rPr>
          <w:lang w:val="pt-BR"/>
        </w:rPr>
        <w:t>boat</w:t>
      </w:r>
      <w:proofErr w:type="spellEnd"/>
      <w:r w:rsidR="008D77B6" w:rsidRPr="001F79ED">
        <w:rPr>
          <w:lang w:val="pt-BR"/>
        </w:rPr>
        <w:t xml:space="preserve"> é muito caro. Verifica-se que o uso de uma travessia entre as cidades</w:t>
      </w:r>
      <w:r w:rsidR="001F79ED" w:rsidRPr="001F79ED">
        <w:rPr>
          <w:lang w:val="pt-BR"/>
        </w:rPr>
        <w:t xml:space="preserve"> livre</w:t>
      </w:r>
      <w:r w:rsidR="008D77B6" w:rsidRPr="001F79ED">
        <w:rPr>
          <w:lang w:val="pt-BR"/>
        </w:rPr>
        <w:t>, como é feito nas outras</w:t>
      </w:r>
      <w:r w:rsidR="001F79ED" w:rsidRPr="001F79ED">
        <w:rPr>
          <w:lang w:val="pt-BR"/>
        </w:rPr>
        <w:t xml:space="preserve"> cidades gêmeas, é necessário.</w:t>
      </w:r>
    </w:p>
    <w:p w14:paraId="6F54A56C" w14:textId="77777777" w:rsidR="00E97402" w:rsidRPr="00732898" w:rsidRDefault="00E97402">
      <w:pPr>
        <w:rPr>
          <w:lang w:val="pt-BR"/>
          <w:rPrChange w:id="3" w:author="Adson Estevesa" w:date="2016-12-19T13:44:00Z">
            <w:rPr/>
          </w:rPrChange>
        </w:rPr>
      </w:pPr>
    </w:p>
    <w:bookmarkEnd w:id="2"/>
    <w:p w14:paraId="1D5B113B" w14:textId="1341A27C" w:rsidR="00E97402" w:rsidRDefault="00706004">
      <w:pPr>
        <w:pStyle w:val="Ttulo1"/>
      </w:pPr>
      <w:proofErr w:type="spellStart"/>
      <w:r>
        <w:t>Introdução</w:t>
      </w:r>
      <w:proofErr w:type="spellEnd"/>
    </w:p>
    <w:p w14:paraId="49B0B49D" w14:textId="029BD65E" w:rsidR="00E97402" w:rsidRDefault="00B82F60">
      <w:pPr>
        <w:pStyle w:val="Text"/>
        <w:keepNext/>
        <w:framePr w:dropCap="drop" w:lines="2" w:wrap="auto" w:vAnchor="text" w:hAnchor="text"/>
        <w:spacing w:line="480" w:lineRule="exact"/>
        <w:ind w:firstLine="0"/>
        <w:rPr>
          <w:smallCaps/>
          <w:position w:val="-3"/>
          <w:sz w:val="56"/>
          <w:szCs w:val="56"/>
        </w:rPr>
      </w:pPr>
      <w:r>
        <w:rPr>
          <w:position w:val="-3"/>
          <w:sz w:val="56"/>
          <w:szCs w:val="56"/>
          <w:lang w:val="pt-BR"/>
        </w:rPr>
        <w:t>H</w:t>
      </w:r>
    </w:p>
    <w:p w14:paraId="4BE340B6" w14:textId="519FD09B" w:rsidR="00706004" w:rsidRDefault="00B82F60">
      <w:pPr>
        <w:pStyle w:val="Text"/>
        <w:ind w:firstLine="0"/>
        <w:rPr>
          <w:lang w:val="pt-BR"/>
        </w:rPr>
      </w:pPr>
      <w:r>
        <w:rPr>
          <w:lang w:val="pt-BR"/>
        </w:rPr>
        <w:t>ouve um aumento significativo na população de Itajaí e Navegantes desde a última pesquisa em 2000</w:t>
      </w:r>
      <w:r w:rsidR="00AC4C24">
        <w:rPr>
          <w:lang w:val="pt-BR"/>
        </w:rPr>
        <w:t>.</w:t>
      </w:r>
      <w:r w:rsidR="003356E9">
        <w:rPr>
          <w:lang w:val="pt-BR"/>
        </w:rPr>
        <w:t xml:space="preserve"> </w:t>
      </w:r>
      <w:r w:rsidR="00AC4C24">
        <w:rPr>
          <w:lang w:val="pt-BR"/>
        </w:rPr>
        <w:t>C</w:t>
      </w:r>
      <w:r w:rsidR="003356E9">
        <w:rPr>
          <w:lang w:val="pt-BR"/>
        </w:rPr>
        <w:t>erca de 16,7% em Itajaí e 45,8% em Navegantes</w:t>
      </w:r>
      <w:r w:rsidR="00654E38">
        <w:rPr>
          <w:lang w:val="pt-BR"/>
        </w:rPr>
        <w:t>, ainda com um aumento de 1,7% e  4,3% ao ano respectivamente</w:t>
      </w:r>
      <w:r w:rsidR="00156F01">
        <w:rPr>
          <w:lang w:val="pt-BR"/>
        </w:rPr>
        <w:t>[1</w:t>
      </w:r>
      <w:r w:rsidR="00654E38">
        <w:rPr>
          <w:lang w:val="pt-BR"/>
        </w:rPr>
        <w:t>][</w:t>
      </w:r>
      <w:r w:rsidR="00156F01">
        <w:rPr>
          <w:lang w:val="pt-BR"/>
        </w:rPr>
        <w:t>2</w:t>
      </w:r>
      <w:r w:rsidR="00654E38">
        <w:rPr>
          <w:lang w:val="pt-BR"/>
        </w:rPr>
        <w:t>], com esse</w:t>
      </w:r>
      <w:r w:rsidR="0090608B">
        <w:rPr>
          <w:lang w:val="pt-BR"/>
        </w:rPr>
        <w:t xml:space="preserve"> aumento do número </w:t>
      </w:r>
      <w:r w:rsidR="00654E38">
        <w:rPr>
          <w:lang w:val="pt-BR"/>
        </w:rPr>
        <w:t>de habitantes, o de automóveis também é influenciado, seja</w:t>
      </w:r>
      <w:r w:rsidR="003A56D4">
        <w:rPr>
          <w:lang w:val="pt-BR"/>
        </w:rPr>
        <w:t xml:space="preserve"> pela situação de </w:t>
      </w:r>
      <w:r w:rsidR="0090608B">
        <w:rPr>
          <w:lang w:val="pt-BR"/>
        </w:rPr>
        <w:t xml:space="preserve">habitantes </w:t>
      </w:r>
      <w:r w:rsidR="003A56D4">
        <w:rPr>
          <w:lang w:val="pt-BR"/>
        </w:rPr>
        <w:t xml:space="preserve">estarem </w:t>
      </w:r>
      <w:r w:rsidR="0090608B">
        <w:rPr>
          <w:lang w:val="pt-BR"/>
        </w:rPr>
        <w:t>comp</w:t>
      </w:r>
      <w:r w:rsidR="00183CA0">
        <w:rPr>
          <w:lang w:val="pt-BR"/>
        </w:rPr>
        <w:t>rando</w:t>
      </w:r>
      <w:r w:rsidR="0090608B">
        <w:rPr>
          <w:lang w:val="pt-BR"/>
        </w:rPr>
        <w:t xml:space="preserve"> automóveis próprios, turistas</w:t>
      </w:r>
      <w:r w:rsidR="003A56D4">
        <w:rPr>
          <w:lang w:val="pt-BR"/>
        </w:rPr>
        <w:t xml:space="preserve"> </w:t>
      </w:r>
      <w:r w:rsidR="0090608B">
        <w:rPr>
          <w:lang w:val="pt-BR"/>
        </w:rPr>
        <w:t>utiliza</w:t>
      </w:r>
      <w:r w:rsidR="003A56D4">
        <w:rPr>
          <w:lang w:val="pt-BR"/>
        </w:rPr>
        <w:t>rem</w:t>
      </w:r>
      <w:r w:rsidR="0090608B">
        <w:rPr>
          <w:lang w:val="pt-BR"/>
        </w:rPr>
        <w:t xml:space="preserve"> o aeroporto em Navegantes </w:t>
      </w:r>
      <w:r w:rsidR="003A56D4">
        <w:rPr>
          <w:lang w:val="pt-BR"/>
        </w:rPr>
        <w:t xml:space="preserve">e habitantes de Navegantes </w:t>
      </w:r>
      <w:r w:rsidR="00366310">
        <w:rPr>
          <w:lang w:val="pt-BR"/>
        </w:rPr>
        <w:t xml:space="preserve">irem </w:t>
      </w:r>
      <w:r w:rsidR="0090608B">
        <w:rPr>
          <w:lang w:val="pt-BR"/>
        </w:rPr>
        <w:t xml:space="preserve">trabalhar em Itajaí, certos pontos da cidade tendem a </w:t>
      </w:r>
      <w:r w:rsidR="008D59D4">
        <w:rPr>
          <w:lang w:val="pt-BR"/>
        </w:rPr>
        <w:t>apresentar lentidão</w:t>
      </w:r>
      <w:r w:rsidR="0090608B">
        <w:rPr>
          <w:lang w:val="pt-BR"/>
        </w:rPr>
        <w:t xml:space="preserve"> durante horários de pico, principalmente </w:t>
      </w:r>
      <w:r w:rsidR="008D59D4">
        <w:rPr>
          <w:lang w:val="pt-BR"/>
        </w:rPr>
        <w:t xml:space="preserve">entre </w:t>
      </w:r>
      <w:r w:rsidR="0090608B">
        <w:rPr>
          <w:lang w:val="pt-BR"/>
        </w:rPr>
        <w:t xml:space="preserve">as rotas que </w:t>
      </w:r>
      <w:r w:rsidR="008D59D4">
        <w:rPr>
          <w:lang w:val="pt-BR"/>
        </w:rPr>
        <w:t xml:space="preserve">conectam as cidades de </w:t>
      </w:r>
      <w:r w:rsidR="0090608B">
        <w:rPr>
          <w:lang w:val="pt-BR"/>
        </w:rPr>
        <w:t xml:space="preserve">Itajaí </w:t>
      </w:r>
      <w:r w:rsidR="008D59D4">
        <w:rPr>
          <w:lang w:val="pt-BR"/>
        </w:rPr>
        <w:t>e</w:t>
      </w:r>
      <w:r w:rsidR="0090608B">
        <w:rPr>
          <w:lang w:val="pt-BR"/>
        </w:rPr>
        <w:t xml:space="preserve"> Navegantes. </w:t>
      </w:r>
    </w:p>
    <w:p w14:paraId="28E486D7" w14:textId="7B12AA37" w:rsidR="00614A12" w:rsidRPr="00EF21D0" w:rsidRDefault="001F79ED" w:rsidP="00EF21D0">
      <w:pPr>
        <w:pStyle w:val="Text"/>
        <w:ind w:firstLine="0"/>
        <w:rPr>
          <w:color w:val="FF0000"/>
          <w:lang w:val="pt-BR"/>
        </w:rPr>
      </w:pPr>
      <w:r w:rsidRPr="001F4C5C">
        <w:rPr>
          <w:noProof/>
          <w:lang w:val="pt-BR" w:eastAsia="ja-JP"/>
        </w:rPr>
        <mc:AlternateContent>
          <mc:Choice Requires="wps">
            <w:drawing>
              <wp:anchor distT="0" distB="0" distL="114300" distR="114300" simplePos="0" relativeHeight="251415040" behindDoc="0" locked="0" layoutInCell="1" allowOverlap="1" wp14:anchorId="77635668" wp14:editId="72BFDE61">
                <wp:simplePos x="0" y="0"/>
                <wp:positionH relativeFrom="margin">
                  <wp:posOffset>3380740</wp:posOffset>
                </wp:positionH>
                <wp:positionV relativeFrom="margin">
                  <wp:posOffset>6968379</wp:posOffset>
                </wp:positionV>
                <wp:extent cx="3138170" cy="1550035"/>
                <wp:effectExtent l="0" t="0" r="5080" b="0"/>
                <wp:wrapSquare wrapText="bothSides"/>
                <wp:docPr id="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8170" cy="1550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6A05BE" w14:textId="27D88F15" w:rsidR="00732898" w:rsidRDefault="00732898" w:rsidP="00C938FA">
                            <w:pPr>
                              <w:pStyle w:val="Textodenotaderodap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val="pt-BR" w:eastAsia="ja-JP"/>
                              </w:rPr>
                              <w:drawing>
                                <wp:inline distT="0" distB="0" distL="0" distR="0" wp14:anchorId="39F5D120" wp14:editId="2C172B8A">
                                  <wp:extent cx="3138170" cy="1273810"/>
                                  <wp:effectExtent l="0" t="0" r="5080" b="2540"/>
                                  <wp:docPr id="59" name="Imagem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2000px-Fuzzy_logic_temperature_en.svg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38170" cy="1273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6B03A5" w14:textId="5182CDD1" w:rsidR="00732898" w:rsidRDefault="00732898" w:rsidP="00C938FA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Fig. 1.  Exemplo de gráfico gerado pela </w:t>
                            </w:r>
                            <w:r>
                              <w:rPr>
                                <w:lang w:val="pt-BR"/>
                              </w:rPr>
                              <w:t xml:space="preserve">lógica </w:t>
                            </w:r>
                            <w:proofErr w:type="spellStart"/>
                            <w:r>
                              <w:rPr>
                                <w:lang w:val="pt-BR"/>
                              </w:rPr>
                              <w:t>Fuzzy</w:t>
                            </w:r>
                            <w:proofErr w:type="spellEnd"/>
                            <w:r w:rsidRPr="00F2348A">
                              <w:rPr>
                                <w:lang w:val="pt-BR"/>
                              </w:rPr>
                              <w:t>.</w:t>
                            </w:r>
                            <w:r>
                              <w:rPr>
                                <w:lang w:val="pt-BR"/>
                              </w:rPr>
                              <w:t xml:space="preserve"> Eixo X graus de verdade, eixo Y variáveis, cores são as variáveis linguísticas. </w:t>
                            </w:r>
                          </w:p>
                          <w:p w14:paraId="43779E91" w14:textId="77777777" w:rsidR="00732898" w:rsidRPr="00F2348A" w:rsidRDefault="00732898" w:rsidP="00C938FA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</w:p>
                          <w:p w14:paraId="5F0B0168" w14:textId="77777777" w:rsidR="00732898" w:rsidRPr="00F2348A" w:rsidRDefault="00732898" w:rsidP="00C938FA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66.2pt;margin-top:548.7pt;width:247.1pt;height:122.05pt;z-index:25141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" stroked="f">
                <v:textbox inset="0,0,0,0">
                  <w:txbxContent>
                    <w:p w14:paraId="116A05BE" w14:textId="27D88F15" w:rsidR="00732898" w:rsidRDefault="00732898" w:rsidP="00C938FA">
                      <w:pPr>
                        <w:pStyle w:val="Textodenotaderodap"/>
                        <w:ind w:firstLine="0"/>
                        <w:jc w:val="center"/>
                      </w:pPr>
                      <w:r>
                        <w:rPr>
                          <w:noProof/>
                          <w:lang w:val="pt-BR" w:eastAsia="ja-JP"/>
                        </w:rPr>
                        <w:drawing>
                          <wp:inline distT="0" distB="0" distL="0" distR="0" wp14:anchorId="39F5D120" wp14:editId="2C172B8A">
                            <wp:extent cx="3138170" cy="1273810"/>
                            <wp:effectExtent l="0" t="0" r="5080" b="2540"/>
                            <wp:docPr id="59" name="Imagem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2000px-Fuzzy_logic_temperature_en.svg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38170" cy="1273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6B03A5" w14:textId="5182CDD1" w:rsidR="00732898" w:rsidRDefault="00732898" w:rsidP="00C938FA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Fig. 1.  Exemplo de gráfico gerado pela </w:t>
                      </w:r>
                      <w:r>
                        <w:rPr>
                          <w:lang w:val="pt-BR"/>
                        </w:rPr>
                        <w:t xml:space="preserve">lógica </w:t>
                      </w:r>
                      <w:proofErr w:type="spellStart"/>
                      <w:r>
                        <w:rPr>
                          <w:lang w:val="pt-BR"/>
                        </w:rPr>
                        <w:t>Fuzzy</w:t>
                      </w:r>
                      <w:proofErr w:type="spellEnd"/>
                      <w:r w:rsidRPr="00F2348A">
                        <w:rPr>
                          <w:lang w:val="pt-BR"/>
                        </w:rPr>
                        <w:t>.</w:t>
                      </w:r>
                      <w:r>
                        <w:rPr>
                          <w:lang w:val="pt-BR"/>
                        </w:rPr>
                        <w:t xml:space="preserve"> Eixo X graus de verdade, eixo Y variáveis, cores são as variáveis linguísticas. </w:t>
                      </w:r>
                    </w:p>
                    <w:p w14:paraId="43779E91" w14:textId="77777777" w:rsidR="00732898" w:rsidRPr="00F2348A" w:rsidRDefault="00732898" w:rsidP="00C938FA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</w:p>
                    <w:p w14:paraId="5F0B0168" w14:textId="77777777" w:rsidR="00732898" w:rsidRPr="00F2348A" w:rsidRDefault="00732898" w:rsidP="00C938FA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C0E06">
        <w:rPr>
          <w:lang w:val="pt-BR"/>
        </w:rPr>
        <w:tab/>
        <w:t>Duas rotas principais são utilizadas nessa travessia</w:t>
      </w:r>
      <w:r w:rsidR="003A56D4">
        <w:rPr>
          <w:lang w:val="pt-BR"/>
        </w:rPr>
        <w:t>:</w:t>
      </w:r>
      <w:r w:rsidR="008C0E06">
        <w:rPr>
          <w:lang w:val="pt-BR"/>
        </w:rPr>
        <w:t xml:space="preserve"> a via pela BR-101 e BR-470</w:t>
      </w:r>
      <w:r w:rsidR="003A56D4">
        <w:rPr>
          <w:lang w:val="pt-BR"/>
        </w:rPr>
        <w:t>;</w:t>
      </w:r>
      <w:r w:rsidR="008C0E06">
        <w:rPr>
          <w:lang w:val="pt-BR"/>
        </w:rPr>
        <w:t xml:space="preserve"> </w:t>
      </w:r>
      <w:r w:rsidR="008D59D4">
        <w:rPr>
          <w:lang w:val="pt-BR"/>
        </w:rPr>
        <w:t xml:space="preserve">e </w:t>
      </w:r>
      <w:r w:rsidR="008C0E06">
        <w:rPr>
          <w:lang w:val="pt-BR"/>
        </w:rPr>
        <w:t xml:space="preserve">a via </w:t>
      </w:r>
      <w:r w:rsidR="008D59D4">
        <w:rPr>
          <w:lang w:val="pt-BR"/>
        </w:rPr>
        <w:t>pel</w:t>
      </w:r>
      <w:r w:rsidR="008C0E06">
        <w:rPr>
          <w:lang w:val="pt-BR"/>
        </w:rPr>
        <w:t>a Avenida Santos Dumont</w:t>
      </w:r>
      <w:r w:rsidR="003A56D4">
        <w:rPr>
          <w:lang w:val="pt-BR"/>
        </w:rPr>
        <w:t>.</w:t>
      </w:r>
      <w:r w:rsidR="008C0E06">
        <w:rPr>
          <w:lang w:val="pt-BR"/>
        </w:rPr>
        <w:t xml:space="preserve"> </w:t>
      </w:r>
      <w:r w:rsidR="003A56D4">
        <w:rPr>
          <w:lang w:val="pt-BR"/>
        </w:rPr>
        <w:t>O</w:t>
      </w:r>
      <w:r w:rsidR="009139D8">
        <w:rPr>
          <w:lang w:val="pt-BR"/>
        </w:rPr>
        <w:t xml:space="preserve"> primeiro trajeto </w:t>
      </w:r>
      <w:r w:rsidR="008D59D4">
        <w:rPr>
          <w:lang w:val="pt-BR"/>
        </w:rPr>
        <w:t>percorre uma distância de</w:t>
      </w:r>
      <w:r w:rsidR="009139D8">
        <w:rPr>
          <w:lang w:val="pt-BR"/>
        </w:rPr>
        <w:t xml:space="preserve"> 24 Km, enquanto</w:t>
      </w:r>
      <w:r w:rsidR="008D59D4">
        <w:rPr>
          <w:lang w:val="pt-BR"/>
        </w:rPr>
        <w:t xml:space="preserve"> no segundo trajeto a distância é de apenas </w:t>
      </w:r>
      <w:r w:rsidR="009139D8">
        <w:rPr>
          <w:lang w:val="pt-BR"/>
        </w:rPr>
        <w:t>2,7 Km</w:t>
      </w:r>
      <w:r w:rsidR="008D59D4">
        <w:rPr>
          <w:lang w:val="pt-BR"/>
        </w:rPr>
        <w:t xml:space="preserve">, contando com </w:t>
      </w:r>
      <w:r w:rsidR="008C0E06">
        <w:rPr>
          <w:lang w:val="pt-BR"/>
        </w:rPr>
        <w:t xml:space="preserve">uma </w:t>
      </w:r>
      <w:r w:rsidR="00183CA0">
        <w:rPr>
          <w:lang w:val="pt-BR"/>
        </w:rPr>
        <w:t>b</w:t>
      </w:r>
      <w:r w:rsidR="008C0E06">
        <w:rPr>
          <w:lang w:val="pt-BR"/>
        </w:rPr>
        <w:t>alsa intermediária, que atravessa o Rio Itajaí-Açu</w:t>
      </w:r>
      <w:r w:rsidR="00CD18A5">
        <w:rPr>
          <w:lang w:val="pt-BR"/>
        </w:rPr>
        <w:t xml:space="preserve">, </w:t>
      </w:r>
      <w:r w:rsidR="008D59D4">
        <w:rPr>
          <w:lang w:val="pt-BR"/>
        </w:rPr>
        <w:t>cuja travessia é cobrada a quantia de</w:t>
      </w:r>
      <w:r w:rsidR="00CD18A5">
        <w:rPr>
          <w:lang w:val="pt-BR"/>
        </w:rPr>
        <w:t xml:space="preserve"> R$ </w:t>
      </w:r>
      <w:r w:rsidR="008D59D4">
        <w:rPr>
          <w:lang w:val="pt-BR"/>
        </w:rPr>
        <w:t>8,</w:t>
      </w:r>
      <w:r w:rsidR="0003473A">
        <w:rPr>
          <w:lang w:val="pt-BR"/>
        </w:rPr>
        <w:t>75</w:t>
      </w:r>
      <w:r w:rsidR="008E46A8">
        <w:rPr>
          <w:lang w:val="pt-BR"/>
        </w:rPr>
        <w:t xml:space="preserve"> para clientes com automó</w:t>
      </w:r>
      <w:r w:rsidR="003A56D4">
        <w:rPr>
          <w:lang w:val="pt-BR"/>
        </w:rPr>
        <w:t>veis</w:t>
      </w:r>
      <w:r w:rsidR="008C0E06">
        <w:rPr>
          <w:lang w:val="pt-BR"/>
        </w:rPr>
        <w:t>.</w:t>
      </w:r>
    </w:p>
    <w:p w14:paraId="7918C49F" w14:textId="70B5061C" w:rsidR="00E97402" w:rsidRPr="0090608B" w:rsidRDefault="00AC4C24" w:rsidP="00530ED0">
      <w:pPr>
        <w:pStyle w:val="Text"/>
        <w:rPr>
          <w:lang w:val="pt-BR"/>
        </w:rPr>
      </w:pPr>
      <w:r>
        <w:rPr>
          <w:lang w:val="pt-BR"/>
        </w:rPr>
        <w:t xml:space="preserve">Esta pesquisa </w:t>
      </w:r>
      <w:r w:rsidR="00614A12">
        <w:rPr>
          <w:lang w:val="pt-BR"/>
        </w:rPr>
        <w:t>visa</w:t>
      </w:r>
      <w:r w:rsidR="009139D8">
        <w:rPr>
          <w:lang w:val="pt-BR"/>
        </w:rPr>
        <w:t xml:space="preserve"> </w:t>
      </w:r>
      <w:r w:rsidR="008D59D4">
        <w:rPr>
          <w:lang w:val="pt-BR"/>
        </w:rPr>
        <w:t xml:space="preserve">demonstrar os problemas </w:t>
      </w:r>
      <w:r w:rsidR="004C0BEB">
        <w:rPr>
          <w:lang w:val="pt-BR"/>
        </w:rPr>
        <w:t xml:space="preserve">relacionados </w:t>
      </w:r>
      <w:r w:rsidR="005B0AAE">
        <w:rPr>
          <w:lang w:val="pt-BR"/>
        </w:rPr>
        <w:t>à</w:t>
      </w:r>
      <w:r w:rsidR="004C0BEB">
        <w:rPr>
          <w:lang w:val="pt-BR"/>
        </w:rPr>
        <w:t xml:space="preserve"> conexão entre as cidades, utilizando custo e eficiência d</w:t>
      </w:r>
      <w:r w:rsidR="00614A12">
        <w:rPr>
          <w:lang w:val="pt-BR"/>
        </w:rPr>
        <w:t xml:space="preserve">as rotas existentes </w:t>
      </w:r>
      <w:r w:rsidR="004C0BEB">
        <w:rPr>
          <w:lang w:val="pt-BR"/>
        </w:rPr>
        <w:t xml:space="preserve">e comparando com outras cidades </w:t>
      </w:r>
      <w:commentRangeStart w:id="4"/>
      <w:r w:rsidR="004C0BEB">
        <w:rPr>
          <w:lang w:val="pt-BR"/>
        </w:rPr>
        <w:t>gêmeas</w:t>
      </w:r>
      <w:commentRangeEnd w:id="4"/>
      <w:r w:rsidR="009A6E92">
        <w:rPr>
          <w:rStyle w:val="Refdecomentrio"/>
        </w:rPr>
        <w:commentReference w:id="4"/>
      </w:r>
      <w:ins w:id="5" w:author="Adson Estevesa" w:date="2016-12-19T13:44:00Z">
        <w:r w:rsidR="00732898">
          <w:rPr>
            <w:lang w:val="pt-BR"/>
          </w:rPr>
          <w:t xml:space="preserve"> através de um sistema que utiliza</w:t>
        </w:r>
      </w:ins>
      <w:ins w:id="6" w:author="Adson Estevesa" w:date="2016-12-19T13:45:00Z">
        <w:r w:rsidR="00732898">
          <w:rPr>
            <w:lang w:val="pt-BR"/>
          </w:rPr>
          <w:t xml:space="preserve">ndo </w:t>
        </w:r>
        <w:proofErr w:type="gramStart"/>
        <w:r w:rsidR="00732898">
          <w:rPr>
            <w:lang w:val="pt-BR"/>
          </w:rPr>
          <w:t>a</w:t>
        </w:r>
      </w:ins>
      <w:proofErr w:type="gramEnd"/>
      <w:ins w:id="7" w:author="Adson Estevesa" w:date="2016-12-19T13:44:00Z">
        <w:r w:rsidR="00732898">
          <w:rPr>
            <w:lang w:val="pt-BR"/>
          </w:rPr>
          <w:t xml:space="preserve"> lógica </w:t>
        </w:r>
        <w:proofErr w:type="spellStart"/>
        <w:r w:rsidR="00732898">
          <w:rPr>
            <w:lang w:val="pt-BR"/>
          </w:rPr>
          <w:t>Fuzzy</w:t>
        </w:r>
      </w:ins>
      <w:proofErr w:type="spellEnd"/>
      <w:ins w:id="8" w:author="Adson Estevesa" w:date="2016-12-19T13:45:00Z">
        <w:r w:rsidR="00732898">
          <w:rPr>
            <w:lang w:val="pt-BR"/>
          </w:rPr>
          <w:t xml:space="preserve">, pode-se avaliar o quanto </w:t>
        </w:r>
      </w:ins>
      <w:ins w:id="9" w:author="Adson Estevesa" w:date="2016-12-19T13:47:00Z">
        <w:r w:rsidR="00732898">
          <w:rPr>
            <w:lang w:val="pt-BR"/>
          </w:rPr>
          <w:t xml:space="preserve">uma rota </w:t>
        </w:r>
      </w:ins>
      <w:ins w:id="10" w:author="Adson Estevesa" w:date="2016-12-19T13:48:00Z">
        <w:r w:rsidR="00732898">
          <w:rPr>
            <w:lang w:val="pt-BR"/>
          </w:rPr>
          <w:t xml:space="preserve">é recomendável ou não. A lógica </w:t>
        </w:r>
      </w:ins>
      <w:proofErr w:type="spellStart"/>
      <w:ins w:id="11" w:author="Adson Estevesa" w:date="2016-12-19T13:49:00Z">
        <w:r w:rsidR="00732898">
          <w:rPr>
            <w:lang w:val="pt-BR"/>
          </w:rPr>
          <w:t>f</w:t>
        </w:r>
      </w:ins>
      <w:ins w:id="12" w:author="Adson Estevesa" w:date="2016-12-19T13:48:00Z">
        <w:r w:rsidR="00732898">
          <w:rPr>
            <w:lang w:val="pt-BR"/>
          </w:rPr>
          <w:t>uzzy</w:t>
        </w:r>
        <w:proofErr w:type="spellEnd"/>
        <w:r w:rsidR="00732898">
          <w:rPr>
            <w:lang w:val="pt-BR"/>
          </w:rPr>
          <w:t xml:space="preserve"> </w:t>
        </w:r>
      </w:ins>
      <w:ins w:id="13" w:author="Adson Estevesa" w:date="2016-12-19T13:49:00Z">
        <w:r w:rsidR="00732898">
          <w:rPr>
            <w:lang w:val="pt-BR"/>
          </w:rPr>
          <w:t xml:space="preserve">permitirá demonstrar o </w:t>
        </w:r>
      </w:ins>
      <w:ins w:id="14" w:author="Adson Estevesa" w:date="2016-12-19T13:50:00Z">
        <w:r w:rsidR="00732898">
          <w:rPr>
            <w:lang w:val="pt-BR"/>
          </w:rPr>
          <w:t>“grau de verdade</w:t>
        </w:r>
      </w:ins>
      <w:ins w:id="15" w:author="Adson Estevesa" w:date="2016-12-19T13:51:00Z">
        <w:r w:rsidR="00732898">
          <w:rPr>
            <w:lang w:val="pt-BR"/>
          </w:rPr>
          <w:t xml:space="preserve">” de uma variável linguística, ou seja, dentre as variáveis </w:t>
        </w:r>
      </w:ins>
      <w:ins w:id="16" w:author="Adson Estevesa" w:date="2016-12-19T13:52:00Z">
        <w:r w:rsidR="00732898">
          <w:rPr>
            <w:lang w:val="pt-BR"/>
          </w:rPr>
          <w:t xml:space="preserve">“recomendável”, “levemente recomendável”, “não recomendável” e “não vale a pena”, qual delas </w:t>
        </w:r>
      </w:ins>
      <w:ins w:id="17" w:author="Adson Estevesa" w:date="2016-12-19T13:53:00Z">
        <w:r w:rsidR="00732898">
          <w:rPr>
            <w:lang w:val="pt-BR"/>
          </w:rPr>
          <w:t>é mais verdadeira que a outra em determinada rota</w:t>
        </w:r>
      </w:ins>
      <w:r w:rsidR="004C0BEB">
        <w:rPr>
          <w:lang w:val="pt-BR"/>
        </w:rPr>
        <w:t>.</w:t>
      </w:r>
      <w:ins w:id="18" w:author="Adson Estevesa" w:date="2016-12-19T14:26:00Z">
        <w:r w:rsidR="00886627">
          <w:rPr>
            <w:lang w:val="pt-BR"/>
          </w:rPr>
          <w:t xml:space="preserve"> Ao final será poss</w:t>
        </w:r>
      </w:ins>
      <w:ins w:id="19" w:author="Adson Estevesa" w:date="2016-12-19T14:30:00Z">
        <w:r w:rsidR="00886627">
          <w:rPr>
            <w:lang w:val="pt-BR"/>
          </w:rPr>
          <w:t>ível determinar se as rotas de Itajaí – Navegantes, são recomend</w:t>
        </w:r>
      </w:ins>
      <w:ins w:id="20" w:author="Adson Estevesa" w:date="2016-12-19T14:31:00Z">
        <w:r w:rsidR="00886627">
          <w:rPr>
            <w:lang w:val="pt-BR"/>
          </w:rPr>
          <w:t>áveis ou não, e as diferenças com outras cidades</w:t>
        </w:r>
      </w:ins>
      <w:ins w:id="21" w:author="Adson Estevesa" w:date="2016-12-19T14:32:00Z">
        <w:r w:rsidR="00886627">
          <w:rPr>
            <w:lang w:val="pt-BR"/>
          </w:rPr>
          <w:t>.</w:t>
        </w:r>
      </w:ins>
    </w:p>
    <w:p w14:paraId="463C123B" w14:textId="27B09987" w:rsidR="008A3C23" w:rsidRDefault="002F560F" w:rsidP="001F4C5C">
      <w:pPr>
        <w:pStyle w:val="Ttulo1"/>
      </w:pPr>
      <w:proofErr w:type="spellStart"/>
      <w:r>
        <w:t>Método</w:t>
      </w:r>
      <w:proofErr w:type="spellEnd"/>
      <w:r>
        <w:t xml:space="preserve"> </w:t>
      </w:r>
      <w:proofErr w:type="spellStart"/>
      <w:r>
        <w:t>Escolhido</w:t>
      </w:r>
      <w:proofErr w:type="spellEnd"/>
      <w:r w:rsidR="00CD18A5">
        <w:t xml:space="preserve"> </w:t>
      </w:r>
    </w:p>
    <w:p w14:paraId="6C4EA8B9" w14:textId="59A9EE9A" w:rsidR="00DD4EE9" w:rsidRPr="002F560F" w:rsidRDefault="005B0AAE">
      <w:pPr>
        <w:pStyle w:val="Text"/>
        <w:rPr>
          <w:lang w:val="pt-BR"/>
        </w:rPr>
      </w:pPr>
      <w:r>
        <w:rPr>
          <w:lang w:val="pt-BR"/>
        </w:rPr>
        <w:t>F</w:t>
      </w:r>
      <w:r w:rsidR="00DD4EE9">
        <w:rPr>
          <w:lang w:val="pt-BR"/>
        </w:rPr>
        <w:t>oi</w:t>
      </w:r>
      <w:r>
        <w:rPr>
          <w:lang w:val="pt-BR"/>
        </w:rPr>
        <w:t xml:space="preserve"> definida</w:t>
      </w:r>
      <w:r w:rsidR="00DD4EE9">
        <w:rPr>
          <w:lang w:val="pt-BR"/>
        </w:rPr>
        <w:t xml:space="preserve"> a utilização do método da lógica </w:t>
      </w:r>
      <w:proofErr w:type="spellStart"/>
      <w:r w:rsidR="00DD4EE9">
        <w:rPr>
          <w:lang w:val="pt-BR"/>
        </w:rPr>
        <w:t>Fuzzy</w:t>
      </w:r>
      <w:proofErr w:type="spellEnd"/>
      <w:r w:rsidR="004C0BEB">
        <w:rPr>
          <w:lang w:val="pt-BR"/>
        </w:rPr>
        <w:t xml:space="preserve"> (ou lógica difusa)</w:t>
      </w:r>
      <w:r w:rsidR="00DD4EE9">
        <w:rPr>
          <w:lang w:val="pt-BR"/>
        </w:rPr>
        <w:t xml:space="preserve">, pois </w:t>
      </w:r>
      <w:r>
        <w:rPr>
          <w:lang w:val="pt-BR"/>
        </w:rPr>
        <w:t>os parâmetros de avaliação</w:t>
      </w:r>
      <w:r w:rsidR="00DD4EE9">
        <w:rPr>
          <w:lang w:val="pt-BR"/>
        </w:rPr>
        <w:t xml:space="preserve"> </w:t>
      </w:r>
      <w:r w:rsidR="00987FB8">
        <w:rPr>
          <w:lang w:val="pt-BR"/>
        </w:rPr>
        <w:t xml:space="preserve">de custo e </w:t>
      </w:r>
      <w:r w:rsidR="004C0BEB">
        <w:rPr>
          <w:lang w:val="pt-BR"/>
        </w:rPr>
        <w:t>eficiência</w:t>
      </w:r>
      <w:r w:rsidR="00183CA0">
        <w:rPr>
          <w:lang w:val="pt-BR"/>
        </w:rPr>
        <w:t xml:space="preserve"> </w:t>
      </w:r>
      <w:r w:rsidR="00987FB8">
        <w:rPr>
          <w:lang w:val="pt-BR"/>
        </w:rPr>
        <w:t>utiliza</w:t>
      </w:r>
      <w:r w:rsidR="008E46A8">
        <w:rPr>
          <w:lang w:val="pt-BR"/>
        </w:rPr>
        <w:t>do</w:t>
      </w:r>
      <w:r>
        <w:rPr>
          <w:lang w:val="pt-BR"/>
        </w:rPr>
        <w:t>s</w:t>
      </w:r>
      <w:r w:rsidR="00987FB8">
        <w:rPr>
          <w:lang w:val="pt-BR"/>
        </w:rPr>
        <w:t xml:space="preserve"> </w:t>
      </w:r>
      <w:r>
        <w:rPr>
          <w:lang w:val="pt-BR"/>
        </w:rPr>
        <w:t>n</w:t>
      </w:r>
      <w:r w:rsidR="00987FB8">
        <w:rPr>
          <w:lang w:val="pt-BR"/>
        </w:rPr>
        <w:t>o projeto</w:t>
      </w:r>
      <w:r w:rsidR="005D54D3">
        <w:rPr>
          <w:lang w:val="pt-BR"/>
        </w:rPr>
        <w:t xml:space="preserve"> produzem resultados qualitativos, </w:t>
      </w:r>
      <w:r>
        <w:rPr>
          <w:lang w:val="pt-BR"/>
        </w:rPr>
        <w:t>sendo então</w:t>
      </w:r>
      <w:r w:rsidR="004C0BEB">
        <w:rPr>
          <w:lang w:val="pt-BR"/>
        </w:rPr>
        <w:t xml:space="preserve"> </w:t>
      </w:r>
      <w:r>
        <w:rPr>
          <w:lang w:val="pt-BR"/>
        </w:rPr>
        <w:t xml:space="preserve">possível realizar a transformação </w:t>
      </w:r>
      <w:r w:rsidR="00AA3175">
        <w:rPr>
          <w:lang w:val="pt-BR"/>
        </w:rPr>
        <w:t xml:space="preserve">dos dados, </w:t>
      </w:r>
      <w:r>
        <w:rPr>
          <w:lang w:val="pt-BR"/>
        </w:rPr>
        <w:t>através desse</w:t>
      </w:r>
      <w:r w:rsidR="004C0BEB">
        <w:rPr>
          <w:lang w:val="pt-BR"/>
        </w:rPr>
        <w:t xml:space="preserve"> método</w:t>
      </w:r>
      <w:r w:rsidR="00AA3175">
        <w:rPr>
          <w:lang w:val="pt-BR"/>
        </w:rPr>
        <w:t>,</w:t>
      </w:r>
      <w:r w:rsidR="004C0BEB">
        <w:rPr>
          <w:lang w:val="pt-BR"/>
        </w:rPr>
        <w:t xml:space="preserve"> </w:t>
      </w:r>
      <w:r>
        <w:rPr>
          <w:lang w:val="pt-BR"/>
        </w:rPr>
        <w:t xml:space="preserve">em </w:t>
      </w:r>
      <w:r w:rsidR="004C0BEB">
        <w:rPr>
          <w:lang w:val="pt-BR"/>
        </w:rPr>
        <w:t>resultados numéricos</w:t>
      </w:r>
      <w:r>
        <w:rPr>
          <w:lang w:val="pt-BR"/>
        </w:rPr>
        <w:t xml:space="preserve"> para analisá-los quant</w:t>
      </w:r>
      <w:r w:rsidR="008E46A8">
        <w:rPr>
          <w:lang w:val="pt-BR"/>
        </w:rPr>
        <w:t>i</w:t>
      </w:r>
      <w:r>
        <w:rPr>
          <w:lang w:val="pt-BR"/>
        </w:rPr>
        <w:t>t</w:t>
      </w:r>
      <w:r w:rsidR="008E46A8">
        <w:rPr>
          <w:lang w:val="pt-BR"/>
        </w:rPr>
        <w:t>ati</w:t>
      </w:r>
      <w:r>
        <w:rPr>
          <w:lang w:val="pt-BR"/>
        </w:rPr>
        <w:t>vamente</w:t>
      </w:r>
      <w:r w:rsidR="00987FB8">
        <w:rPr>
          <w:lang w:val="pt-BR"/>
        </w:rPr>
        <w:t>.</w:t>
      </w:r>
      <w:r>
        <w:rPr>
          <w:lang w:val="pt-BR"/>
        </w:rPr>
        <w:t xml:space="preserve"> Com o uso da lógica </w:t>
      </w:r>
      <w:proofErr w:type="spellStart"/>
      <w:r>
        <w:rPr>
          <w:lang w:val="pt-BR"/>
        </w:rPr>
        <w:t>Fuzzy</w:t>
      </w:r>
      <w:proofErr w:type="spellEnd"/>
      <w:r>
        <w:rPr>
          <w:lang w:val="pt-BR"/>
        </w:rPr>
        <w:t xml:space="preserve"> </w:t>
      </w:r>
      <w:r w:rsidR="00366310">
        <w:rPr>
          <w:lang w:val="pt-BR"/>
        </w:rPr>
        <w:t xml:space="preserve">é </w:t>
      </w:r>
      <w:r>
        <w:rPr>
          <w:lang w:val="pt-BR"/>
        </w:rPr>
        <w:t>possível avaliar as rotas mais viáveis e compará-las com a situação existente no trajeto entre Itaja</w:t>
      </w:r>
      <w:r w:rsidR="003A692D">
        <w:rPr>
          <w:lang w:val="pt-BR"/>
        </w:rPr>
        <w:t>í</w:t>
      </w:r>
      <w:r>
        <w:rPr>
          <w:lang w:val="pt-BR"/>
        </w:rPr>
        <w:t xml:space="preserve"> e Navegantes.</w:t>
      </w:r>
    </w:p>
    <w:p w14:paraId="4CFE71E7" w14:textId="07E26165" w:rsidR="00E97B99" w:rsidRDefault="00987FB8" w:rsidP="00E97B99">
      <w:pPr>
        <w:pStyle w:val="Ttulo2"/>
      </w:pPr>
      <w:proofErr w:type="spellStart"/>
      <w:r>
        <w:t>Definição</w:t>
      </w:r>
      <w:proofErr w:type="spellEnd"/>
      <w:r>
        <w:t xml:space="preserve"> de </w:t>
      </w:r>
      <w:proofErr w:type="spellStart"/>
      <w:r>
        <w:t>Lógica</w:t>
      </w:r>
      <w:proofErr w:type="spellEnd"/>
      <w:r>
        <w:t xml:space="preserve"> Fuzzy</w:t>
      </w:r>
    </w:p>
    <w:p w14:paraId="586486DB" w14:textId="0DCAE74B" w:rsidR="00E97B99" w:rsidRDefault="004C3053" w:rsidP="00E97B99">
      <w:pPr>
        <w:pStyle w:val="Text"/>
        <w:ind w:firstLine="144"/>
        <w:rPr>
          <w:lang w:val="pt-BR"/>
        </w:rPr>
      </w:pPr>
      <w:r w:rsidRPr="004C3053">
        <w:rPr>
          <w:lang w:val="pt-BR"/>
        </w:rPr>
        <w:t xml:space="preserve">A lógica </w:t>
      </w:r>
      <w:proofErr w:type="spellStart"/>
      <w:r w:rsidR="00F2348A">
        <w:rPr>
          <w:lang w:val="pt-BR"/>
        </w:rPr>
        <w:t>F</w:t>
      </w:r>
      <w:r w:rsidRPr="004C3053">
        <w:rPr>
          <w:lang w:val="pt-BR"/>
        </w:rPr>
        <w:t>uzzy</w:t>
      </w:r>
      <w:proofErr w:type="spellEnd"/>
      <w:r w:rsidRPr="004C3053">
        <w:rPr>
          <w:lang w:val="pt-BR"/>
        </w:rPr>
        <w:t xml:space="preserve"> aplica </w:t>
      </w:r>
      <w:r w:rsidR="005B0AAE">
        <w:rPr>
          <w:lang w:val="pt-BR"/>
        </w:rPr>
        <w:t>o</w:t>
      </w:r>
      <w:r w:rsidR="005B0AAE" w:rsidRPr="004C3053">
        <w:rPr>
          <w:lang w:val="pt-BR"/>
        </w:rPr>
        <w:t xml:space="preserve"> </w:t>
      </w:r>
      <w:r w:rsidRPr="004C3053">
        <w:rPr>
          <w:lang w:val="pt-BR"/>
        </w:rPr>
        <w:t xml:space="preserve">conceito </w:t>
      </w:r>
      <w:r w:rsidR="005B0AAE">
        <w:rPr>
          <w:lang w:val="pt-BR"/>
        </w:rPr>
        <w:t>de</w:t>
      </w:r>
      <w:r w:rsidRPr="004C3053">
        <w:rPr>
          <w:lang w:val="pt-BR"/>
        </w:rPr>
        <w:t xml:space="preserve"> </w:t>
      </w:r>
      <w:r w:rsidR="005B0AAE">
        <w:rPr>
          <w:lang w:val="pt-BR"/>
        </w:rPr>
        <w:t>que</w:t>
      </w:r>
      <w:r w:rsidR="00023192">
        <w:rPr>
          <w:lang w:val="pt-BR"/>
        </w:rPr>
        <w:t xml:space="preserve"> </w:t>
      </w:r>
      <w:r w:rsidR="001A14F3">
        <w:rPr>
          <w:lang w:val="pt-BR"/>
        </w:rPr>
        <w:t>há exceções às regras</w:t>
      </w:r>
      <w:r w:rsidRPr="004C3053">
        <w:rPr>
          <w:lang w:val="pt-BR"/>
        </w:rPr>
        <w:t xml:space="preserve"> definid</w:t>
      </w:r>
      <w:r w:rsidR="001A14F3">
        <w:rPr>
          <w:lang w:val="pt-BR"/>
        </w:rPr>
        <w:t>as</w:t>
      </w:r>
      <w:r w:rsidRPr="004C3053">
        <w:rPr>
          <w:lang w:val="pt-BR"/>
        </w:rPr>
        <w:t xml:space="preserve"> </w:t>
      </w:r>
      <w:r w:rsidR="001A14F3">
        <w:rPr>
          <w:lang w:val="pt-BR"/>
        </w:rPr>
        <w:t>pela</w:t>
      </w:r>
      <w:r>
        <w:rPr>
          <w:lang w:val="pt-BR"/>
        </w:rPr>
        <w:t xml:space="preserve"> lógica booleana</w:t>
      </w:r>
      <w:r w:rsidR="001A14F3">
        <w:rPr>
          <w:lang w:val="pt-BR"/>
        </w:rPr>
        <w:t>,</w:t>
      </w:r>
      <w:r>
        <w:rPr>
          <w:lang w:val="pt-BR"/>
        </w:rPr>
        <w:t xml:space="preserve"> </w:t>
      </w:r>
      <w:r w:rsidR="004C0BEB">
        <w:rPr>
          <w:lang w:val="pt-BR"/>
        </w:rPr>
        <w:t>a</w:t>
      </w:r>
      <w:r w:rsidR="001A14F3">
        <w:rPr>
          <w:lang w:val="pt-BR"/>
        </w:rPr>
        <w:t>o</w:t>
      </w:r>
      <w:r w:rsidR="004C0BEB">
        <w:rPr>
          <w:lang w:val="pt-BR"/>
        </w:rPr>
        <w:t xml:space="preserve"> qual </w:t>
      </w:r>
      <w:r w:rsidR="001A14F3">
        <w:rPr>
          <w:lang w:val="pt-BR"/>
        </w:rPr>
        <w:t>visa diferenciar</w:t>
      </w:r>
      <w:r w:rsidR="004C0BEB">
        <w:rPr>
          <w:lang w:val="pt-BR"/>
        </w:rPr>
        <w:t xml:space="preserve"> valores </w:t>
      </w:r>
      <w:r>
        <w:rPr>
          <w:lang w:val="pt-BR"/>
        </w:rPr>
        <w:t>apenas</w:t>
      </w:r>
      <w:r w:rsidR="004C0BEB">
        <w:rPr>
          <w:lang w:val="pt-BR"/>
        </w:rPr>
        <w:t xml:space="preserve"> entre</w:t>
      </w:r>
      <w:r>
        <w:rPr>
          <w:lang w:val="pt-BR"/>
        </w:rPr>
        <w:t xml:space="preserve"> 0 ou 1, v</w:t>
      </w:r>
      <w:r w:rsidRPr="004C3053">
        <w:rPr>
          <w:lang w:val="pt-BR"/>
        </w:rPr>
        <w:t>erdadeiro ou falso</w:t>
      </w:r>
      <w:r w:rsidR="00E34F64" w:rsidRPr="004C3053">
        <w:rPr>
          <w:lang w:val="pt-BR"/>
        </w:rPr>
        <w:t>.</w:t>
      </w:r>
      <w:r w:rsidR="001A14F3">
        <w:rPr>
          <w:lang w:val="pt-BR"/>
        </w:rPr>
        <w:t xml:space="preserve"> Para a lógica </w:t>
      </w:r>
      <w:proofErr w:type="spellStart"/>
      <w:r w:rsidR="001A14F3">
        <w:rPr>
          <w:lang w:val="pt-BR"/>
        </w:rPr>
        <w:t>Fuzzy</w:t>
      </w:r>
      <w:proofErr w:type="spellEnd"/>
      <w:r w:rsidR="001A14F3">
        <w:rPr>
          <w:lang w:val="pt-BR"/>
        </w:rPr>
        <w:t>, d</w:t>
      </w:r>
      <w:r>
        <w:rPr>
          <w:lang w:val="pt-BR"/>
        </w:rPr>
        <w:t xml:space="preserve">entro das duas possibilidades da lógica booleana podem </w:t>
      </w:r>
      <w:r w:rsidR="001A14F3">
        <w:rPr>
          <w:lang w:val="pt-BR"/>
        </w:rPr>
        <w:t xml:space="preserve">ocorrer </w:t>
      </w:r>
      <w:r>
        <w:rPr>
          <w:lang w:val="pt-BR"/>
        </w:rPr>
        <w:t xml:space="preserve">“graus de verdade”, ou seja, o quanto </w:t>
      </w:r>
      <w:r w:rsidR="004C0BEB">
        <w:rPr>
          <w:lang w:val="pt-BR"/>
        </w:rPr>
        <w:t>a variável é</w:t>
      </w:r>
      <w:r>
        <w:rPr>
          <w:lang w:val="pt-BR"/>
        </w:rPr>
        <w:t xml:space="preserve"> verdade</w:t>
      </w:r>
      <w:r w:rsidR="004C0BEB">
        <w:rPr>
          <w:lang w:val="pt-BR"/>
        </w:rPr>
        <w:t>ira</w:t>
      </w:r>
      <w:r>
        <w:rPr>
          <w:lang w:val="pt-BR"/>
        </w:rPr>
        <w:t xml:space="preserve"> a partir de valores reais entre 0 e 1.</w:t>
      </w:r>
    </w:p>
    <w:p w14:paraId="4EA7BA1F" w14:textId="0E25B44F" w:rsidR="004C3053" w:rsidRDefault="001A14F3" w:rsidP="00E97B99">
      <w:pPr>
        <w:pStyle w:val="Text"/>
        <w:ind w:firstLine="144"/>
        <w:rPr>
          <w:lang w:val="pt-BR"/>
        </w:rPr>
      </w:pPr>
      <w:r>
        <w:rPr>
          <w:lang w:val="pt-BR"/>
        </w:rPr>
        <w:t>E</w:t>
      </w:r>
      <w:r w:rsidR="004C3053">
        <w:rPr>
          <w:lang w:val="pt-BR"/>
        </w:rPr>
        <w:t>m 1965</w:t>
      </w:r>
      <w:r>
        <w:rPr>
          <w:lang w:val="pt-BR"/>
        </w:rPr>
        <w:t>,</w:t>
      </w:r>
      <w:r w:rsidR="004C0EC0">
        <w:rPr>
          <w:lang w:val="pt-BR"/>
        </w:rPr>
        <w:t xml:space="preserve"> a lógica </w:t>
      </w:r>
      <w:proofErr w:type="spellStart"/>
      <w:r w:rsidR="004C0EC0">
        <w:rPr>
          <w:lang w:val="pt-BR"/>
        </w:rPr>
        <w:t>Fuzzy</w:t>
      </w:r>
      <w:proofErr w:type="spellEnd"/>
      <w:r w:rsidR="004C0EC0">
        <w:rPr>
          <w:lang w:val="pt-BR"/>
        </w:rPr>
        <w:t xml:space="preserve"> foi proposta pelo</w:t>
      </w:r>
      <w:r w:rsidR="009F1C9C">
        <w:rPr>
          <w:lang w:val="pt-BR"/>
        </w:rPr>
        <w:t xml:space="preserve"> </w:t>
      </w:r>
      <w:r w:rsidR="004C3053">
        <w:rPr>
          <w:lang w:val="pt-BR"/>
        </w:rPr>
        <w:t xml:space="preserve">Dr. </w:t>
      </w:r>
      <w:proofErr w:type="spellStart"/>
      <w:r w:rsidR="004C3053">
        <w:rPr>
          <w:lang w:val="pt-BR"/>
        </w:rPr>
        <w:t>Lofti</w:t>
      </w:r>
      <w:proofErr w:type="spellEnd"/>
      <w:r w:rsidR="004C3053">
        <w:rPr>
          <w:lang w:val="pt-BR"/>
        </w:rPr>
        <w:t xml:space="preserve"> A. </w:t>
      </w:r>
      <w:proofErr w:type="spellStart"/>
      <w:r w:rsidR="004C3053">
        <w:rPr>
          <w:lang w:val="pt-BR"/>
        </w:rPr>
        <w:t>Zadeh</w:t>
      </w:r>
      <w:proofErr w:type="spellEnd"/>
      <w:r w:rsidR="004C3053">
        <w:rPr>
          <w:lang w:val="pt-BR"/>
        </w:rPr>
        <w:t xml:space="preserve"> na Universidade da Califórnia</w:t>
      </w:r>
      <w:r w:rsidR="00156F01">
        <w:rPr>
          <w:lang w:val="pt-BR"/>
        </w:rPr>
        <w:t xml:space="preserve"> [3</w:t>
      </w:r>
      <w:r w:rsidR="00D64E90">
        <w:rPr>
          <w:lang w:val="pt-BR"/>
        </w:rPr>
        <w:t>]</w:t>
      </w:r>
      <w:r w:rsidR="004C0EC0">
        <w:rPr>
          <w:lang w:val="pt-BR"/>
        </w:rPr>
        <w:t>, que</w:t>
      </w:r>
      <w:r w:rsidR="004C3053">
        <w:rPr>
          <w:lang w:val="pt-BR"/>
        </w:rPr>
        <w:t xml:space="preserve"> trabalhava no </w:t>
      </w:r>
      <w:r>
        <w:rPr>
          <w:lang w:val="pt-BR"/>
        </w:rPr>
        <w:t>projeto</w:t>
      </w:r>
      <w:r w:rsidR="009F1C9C">
        <w:rPr>
          <w:lang w:val="pt-BR"/>
        </w:rPr>
        <w:t xml:space="preserve"> </w:t>
      </w:r>
      <w:r w:rsidR="004C3053">
        <w:rPr>
          <w:lang w:val="pt-BR"/>
        </w:rPr>
        <w:t>de</w:t>
      </w:r>
      <w:r>
        <w:rPr>
          <w:lang w:val="pt-BR"/>
        </w:rPr>
        <w:t xml:space="preserve"> possibilitar a</w:t>
      </w:r>
      <w:r w:rsidR="004C3053">
        <w:rPr>
          <w:lang w:val="pt-BR"/>
        </w:rPr>
        <w:t xml:space="preserve"> um computador entender a linguagem natural</w:t>
      </w:r>
      <w:r w:rsidR="004C0EC0">
        <w:rPr>
          <w:lang w:val="pt-BR"/>
        </w:rPr>
        <w:t>, tendo o uso da lógica booleana acarretado</w:t>
      </w:r>
      <w:r>
        <w:rPr>
          <w:lang w:val="pt-BR"/>
        </w:rPr>
        <w:t xml:space="preserve"> em problemas pela dificul</w:t>
      </w:r>
      <w:r w:rsidR="008E46A8">
        <w:rPr>
          <w:lang w:val="pt-BR"/>
        </w:rPr>
        <w:t>d</w:t>
      </w:r>
      <w:r>
        <w:rPr>
          <w:lang w:val="pt-BR"/>
        </w:rPr>
        <w:t xml:space="preserve">ade em aplicar a dicotomia de </w:t>
      </w:r>
      <w:r w:rsidR="008E46A8">
        <w:rPr>
          <w:lang w:val="pt-BR"/>
        </w:rPr>
        <w:t>verdadeiro e falso para casos reais do cotidiano</w:t>
      </w:r>
      <w:r w:rsidR="00610016">
        <w:rPr>
          <w:lang w:val="pt-BR"/>
        </w:rPr>
        <w:t xml:space="preserve"> </w:t>
      </w:r>
      <w:r w:rsidR="00156F01">
        <w:rPr>
          <w:lang w:val="pt-BR"/>
        </w:rPr>
        <w:t>[4</w:t>
      </w:r>
      <w:r w:rsidR="00610016">
        <w:rPr>
          <w:lang w:val="pt-BR"/>
        </w:rPr>
        <w:t>].</w:t>
      </w:r>
    </w:p>
    <w:p w14:paraId="47041150" w14:textId="7EA11936" w:rsidR="001F79ED" w:rsidDel="00732898" w:rsidRDefault="004C0EC0" w:rsidP="0030333A">
      <w:pPr>
        <w:pStyle w:val="Text"/>
        <w:ind w:firstLine="144"/>
        <w:rPr>
          <w:del w:id="22" w:author="Adson Estevesa" w:date="2016-12-19T13:53:00Z"/>
          <w:lang w:val="pt-BR"/>
        </w:rPr>
      </w:pPr>
      <w:r>
        <w:rPr>
          <w:lang w:val="pt-BR"/>
        </w:rPr>
        <w:t>Uma das principais características d</w:t>
      </w:r>
      <w:r w:rsidR="00F2348A">
        <w:rPr>
          <w:lang w:val="pt-BR"/>
        </w:rPr>
        <w:t xml:space="preserve">a lógica </w:t>
      </w:r>
      <w:proofErr w:type="spellStart"/>
      <w:r w:rsidR="00F2348A">
        <w:rPr>
          <w:lang w:val="pt-BR"/>
        </w:rPr>
        <w:t>F</w:t>
      </w:r>
      <w:r w:rsidR="004C3053">
        <w:rPr>
          <w:lang w:val="pt-BR"/>
        </w:rPr>
        <w:t>uzzy</w:t>
      </w:r>
      <w:proofErr w:type="spellEnd"/>
      <w:r>
        <w:rPr>
          <w:lang w:val="pt-BR"/>
        </w:rPr>
        <w:t xml:space="preserve"> é a capacidade de</w:t>
      </w:r>
      <w:r w:rsidR="009F1C9C">
        <w:rPr>
          <w:lang w:val="pt-BR"/>
        </w:rPr>
        <w:t xml:space="preserve"> </w:t>
      </w:r>
      <w:r w:rsidR="004C3053">
        <w:rPr>
          <w:lang w:val="pt-BR"/>
        </w:rPr>
        <w:t xml:space="preserve">quantificar dados qualitativos e expressões linguísticas, como por exemplo, </w:t>
      </w:r>
      <w:r>
        <w:rPr>
          <w:lang w:val="pt-BR"/>
        </w:rPr>
        <w:t xml:space="preserve">não </w:t>
      </w:r>
      <w:r w:rsidR="008E46A8">
        <w:rPr>
          <w:lang w:val="pt-BR"/>
        </w:rPr>
        <w:t>simplesmente</w:t>
      </w:r>
      <w:r>
        <w:rPr>
          <w:lang w:val="pt-BR"/>
        </w:rPr>
        <w:t xml:space="preserve"> definir uma </w:t>
      </w:r>
      <w:r>
        <w:rPr>
          <w:lang w:val="pt-BR"/>
        </w:rPr>
        <w:lastRenderedPageBreak/>
        <w:t>pessoa como jovem</w:t>
      </w:r>
      <w:r w:rsidR="00F70EFA">
        <w:rPr>
          <w:lang w:val="pt-BR"/>
        </w:rPr>
        <w:t xml:space="preserve"> ou</w:t>
      </w:r>
      <w:r>
        <w:rPr>
          <w:lang w:val="pt-BR"/>
        </w:rPr>
        <w:t xml:space="preserve"> idosa</w:t>
      </w:r>
      <w:r w:rsidR="00F70EFA">
        <w:rPr>
          <w:lang w:val="pt-BR"/>
        </w:rPr>
        <w:t>, mas</w:t>
      </w:r>
      <w:r>
        <w:rPr>
          <w:lang w:val="pt-BR"/>
        </w:rPr>
        <w:t xml:space="preserve"> através de</w:t>
      </w:r>
      <w:r w:rsidR="00F70EFA">
        <w:rPr>
          <w:lang w:val="pt-BR"/>
        </w:rPr>
        <w:t xml:space="preserve"> transições entre</w:t>
      </w:r>
      <w:r>
        <w:rPr>
          <w:lang w:val="pt-BR"/>
        </w:rPr>
        <w:t xml:space="preserve"> os estados extremos, tais como criança, adolescente e meia-idade.</w:t>
      </w:r>
      <w:r w:rsidR="00F70EFA">
        <w:rPr>
          <w:lang w:val="pt-BR"/>
        </w:rPr>
        <w:t xml:space="preserve"> </w:t>
      </w:r>
      <w:r w:rsidR="009F1C9C">
        <w:rPr>
          <w:lang w:val="pt-BR"/>
        </w:rPr>
        <w:t>O</w:t>
      </w:r>
      <w:r w:rsidR="00F70EFA">
        <w:rPr>
          <w:lang w:val="pt-BR"/>
        </w:rPr>
        <w:t xml:space="preserve"> u</w:t>
      </w:r>
      <w:r w:rsidR="009F1C9C">
        <w:rPr>
          <w:lang w:val="pt-BR"/>
        </w:rPr>
        <w:t>so</w:t>
      </w:r>
      <w:r w:rsidR="00F70EFA">
        <w:rPr>
          <w:lang w:val="pt-BR"/>
        </w:rPr>
        <w:t xml:space="preserve"> des</w:t>
      </w:r>
      <w:r>
        <w:rPr>
          <w:lang w:val="pt-BR"/>
        </w:rPr>
        <w:t>s</w:t>
      </w:r>
      <w:r w:rsidR="00F70EFA">
        <w:rPr>
          <w:lang w:val="pt-BR"/>
        </w:rPr>
        <w:t xml:space="preserve">a lógica é </w:t>
      </w:r>
      <w:r>
        <w:rPr>
          <w:lang w:val="pt-BR"/>
        </w:rPr>
        <w:t xml:space="preserve">possível de ser </w:t>
      </w:r>
      <w:r w:rsidR="00F70EFA">
        <w:rPr>
          <w:lang w:val="pt-BR"/>
        </w:rPr>
        <w:t>represen</w:t>
      </w:r>
      <w:r w:rsidR="009F1C9C">
        <w:rPr>
          <w:lang w:val="pt-BR"/>
        </w:rPr>
        <w:t>tado</w:t>
      </w:r>
      <w:r w:rsidR="00F70EFA">
        <w:rPr>
          <w:lang w:val="pt-BR"/>
        </w:rPr>
        <w:t xml:space="preserve"> por um gr</w:t>
      </w:r>
      <w:r w:rsidR="009E75A5">
        <w:rPr>
          <w:lang w:val="pt-BR"/>
        </w:rPr>
        <w:t xml:space="preserve">áfico </w:t>
      </w:r>
      <w:r>
        <w:rPr>
          <w:lang w:val="pt-BR"/>
        </w:rPr>
        <w:t>com as</w:t>
      </w:r>
      <w:r w:rsidR="009E75A5">
        <w:rPr>
          <w:lang w:val="pt-BR"/>
        </w:rPr>
        <w:t xml:space="preserve"> variáveis e </w:t>
      </w:r>
      <w:r>
        <w:rPr>
          <w:lang w:val="pt-BR"/>
        </w:rPr>
        <w:t xml:space="preserve">seus níveis de verdade entre os dois </w:t>
      </w:r>
      <w:proofErr w:type="gramStart"/>
      <w:r>
        <w:rPr>
          <w:lang w:val="pt-BR"/>
        </w:rPr>
        <w:t>extremos.</w:t>
      </w:r>
      <w:proofErr w:type="gramEnd"/>
      <w:del w:id="23" w:author="Adson Estevesa" w:date="2016-12-19T13:54:00Z">
        <w:r w:rsidR="001F79ED" w:rsidDel="00732898">
          <w:rPr>
            <w:lang w:val="pt-BR"/>
          </w:rPr>
          <w:br w:type="page"/>
        </w:r>
      </w:del>
    </w:p>
    <w:p w14:paraId="66442A3F" w14:textId="63952962" w:rsidR="00F2348A" w:rsidRDefault="00F2348A" w:rsidP="006D03AE">
      <w:pPr>
        <w:pStyle w:val="Text"/>
        <w:ind w:firstLine="144"/>
        <w:rPr>
          <w:lang w:val="pt-BR"/>
        </w:rPr>
      </w:pPr>
    </w:p>
    <w:p w14:paraId="28A9D7E4" w14:textId="6FABF202" w:rsidR="00354AA3" w:rsidRDefault="00354AA3">
      <w:pPr>
        <w:pStyle w:val="Text"/>
        <w:ind w:firstLine="144"/>
        <w:rPr>
          <w:lang w:val="pt-BR"/>
        </w:rPr>
      </w:pPr>
      <w:r>
        <w:rPr>
          <w:lang w:val="pt-BR"/>
        </w:rPr>
        <w:t xml:space="preserve">Em outras palavras, a lógica </w:t>
      </w:r>
      <w:proofErr w:type="spellStart"/>
      <w:r>
        <w:rPr>
          <w:lang w:val="pt-BR"/>
        </w:rPr>
        <w:t>Fuzzy</w:t>
      </w:r>
      <w:proofErr w:type="spellEnd"/>
      <w:r w:rsidR="00833AB9">
        <w:rPr>
          <w:lang w:val="pt-BR"/>
        </w:rPr>
        <w:t xml:space="preserve"> </w:t>
      </w:r>
      <w:r>
        <w:rPr>
          <w:lang w:val="pt-BR"/>
        </w:rPr>
        <w:t>reflete a maneira como as pessoas pensam, tendo assim a capacidade de modelar o seu senso de palavras, tomada de decisões e senso</w:t>
      </w:r>
      <w:r w:rsidR="00916370">
        <w:rPr>
          <w:lang w:val="pt-BR"/>
        </w:rPr>
        <w:t xml:space="preserve"> comum [5</w:t>
      </w:r>
      <w:r>
        <w:rPr>
          <w:lang w:val="pt-BR"/>
        </w:rPr>
        <w:t>]. E por isso, a utilização de tal logica tem sido parte de pesquisas que vem de encontro a sistemas cada vez mais inteligentes e adequados a realidade humana.</w:t>
      </w:r>
      <w:r w:rsidR="00833AB9" w:rsidRPr="00D55D31">
        <w:rPr>
          <w:lang w:val="pt-BR"/>
        </w:rPr>
        <w:t xml:space="preserve"> </w:t>
      </w:r>
    </w:p>
    <w:p w14:paraId="36C6CD20" w14:textId="32702519" w:rsidR="00C938FA" w:rsidRPr="004C3053" w:rsidRDefault="00731845" w:rsidP="0030333A">
      <w:pPr>
        <w:pStyle w:val="Text"/>
        <w:ind w:firstLine="144"/>
        <w:rPr>
          <w:lang w:val="pt-BR"/>
        </w:rPr>
      </w:pPr>
      <w:r w:rsidRPr="001F4C5C">
        <w:rPr>
          <w:noProof/>
          <w:lang w:val="pt-BR" w:eastAsia="ja-JP"/>
        </w:rPr>
        <mc:AlternateContent>
          <mc:Choice Requires="wps">
            <w:drawing>
              <wp:anchor distT="0" distB="0" distL="114300" distR="114300" simplePos="0" relativeHeight="251397632" behindDoc="0" locked="0" layoutInCell="1" allowOverlap="1" wp14:anchorId="3E10F186" wp14:editId="7CD7ED38">
                <wp:simplePos x="0" y="0"/>
                <wp:positionH relativeFrom="margin">
                  <wp:posOffset>3421380</wp:posOffset>
                </wp:positionH>
                <wp:positionV relativeFrom="margin">
                  <wp:posOffset>1079307</wp:posOffset>
                </wp:positionV>
                <wp:extent cx="3138170" cy="2587625"/>
                <wp:effectExtent l="0" t="0" r="5080" b="3175"/>
                <wp:wrapSquare wrapText="bothSides"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8170" cy="2587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5809A6" w14:textId="7BA641A6" w:rsidR="00732898" w:rsidRDefault="00732898" w:rsidP="00C938FA">
                            <w:pPr>
                              <w:pStyle w:val="Textodenotaderodap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val="pt-BR" w:eastAsia="ja-JP"/>
                              </w:rPr>
                              <w:drawing>
                                <wp:inline distT="0" distB="0" distL="0" distR="0" wp14:anchorId="34316ADA" wp14:editId="5BA2395B">
                                  <wp:extent cx="3138170" cy="2388235"/>
                                  <wp:effectExtent l="0" t="0" r="5080" b="0"/>
                                  <wp:docPr id="10" name="Imagem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flowchart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38170" cy="2388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770331" w14:textId="5A09F6D3" w:rsidR="00732898" w:rsidRPr="00F2348A" w:rsidRDefault="00732898" w:rsidP="00ED7C5C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Fig. 4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>Fluxograma do programa</w:t>
                            </w:r>
                          </w:p>
                          <w:p w14:paraId="02C23922" w14:textId="77777777" w:rsidR="00732898" w:rsidRPr="00F2348A" w:rsidRDefault="00732898" w:rsidP="00ED7C5C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69.4pt;margin-top:85pt;width:247.1pt;height:203.75pt;z-index:25139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" stroked="f">
                <v:textbox inset="0,0,0,0">
                  <w:txbxContent>
                    <w:p w14:paraId="465809A6" w14:textId="7BA641A6" w:rsidR="00732898" w:rsidRDefault="00732898" w:rsidP="00C938FA">
                      <w:pPr>
                        <w:pStyle w:val="Textodenotaderodap"/>
                        <w:ind w:firstLine="0"/>
                        <w:jc w:val="center"/>
                      </w:pPr>
                      <w:r>
                        <w:rPr>
                          <w:noProof/>
                          <w:lang w:val="pt-BR" w:eastAsia="ja-JP"/>
                        </w:rPr>
                        <w:drawing>
                          <wp:inline distT="0" distB="0" distL="0" distR="0" wp14:anchorId="34316ADA" wp14:editId="5BA2395B">
                            <wp:extent cx="3138170" cy="2388235"/>
                            <wp:effectExtent l="0" t="0" r="5080" b="0"/>
                            <wp:docPr id="10" name="Imagem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flowchart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38170" cy="2388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770331" w14:textId="5A09F6D3" w:rsidR="00732898" w:rsidRPr="00F2348A" w:rsidRDefault="00732898" w:rsidP="00ED7C5C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Fig. 4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>Fluxograma do programa</w:t>
                      </w:r>
                    </w:p>
                    <w:p w14:paraId="02C23922" w14:textId="77777777" w:rsidR="00732898" w:rsidRPr="00F2348A" w:rsidRDefault="00732898" w:rsidP="00ED7C5C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9359822" w14:textId="0F0ABBB0" w:rsidR="00E97B99" w:rsidRDefault="00987FB8" w:rsidP="00E97B99">
      <w:pPr>
        <w:pStyle w:val="Ttulo2"/>
      </w:pPr>
      <w:proofErr w:type="spellStart"/>
      <w:r>
        <w:t>Implementação</w:t>
      </w:r>
      <w:proofErr w:type="spellEnd"/>
      <w:r>
        <w:t xml:space="preserve"> da </w:t>
      </w:r>
      <w:proofErr w:type="spellStart"/>
      <w:r>
        <w:t>Lógica</w:t>
      </w:r>
      <w:proofErr w:type="spellEnd"/>
      <w:r>
        <w:t xml:space="preserve"> Fuzzy</w:t>
      </w:r>
    </w:p>
    <w:p w14:paraId="7CC4DAD1" w14:textId="605BBAE7" w:rsidR="00F44F86" w:rsidRDefault="0033371A" w:rsidP="00E97B99">
      <w:pPr>
        <w:pStyle w:val="Text"/>
        <w:rPr>
          <w:lang w:val="pt-BR"/>
        </w:rPr>
      </w:pPr>
      <w:r>
        <w:rPr>
          <w:lang w:val="pt-BR"/>
        </w:rPr>
        <w:t xml:space="preserve">Foi definido a utilização da biblioteca </w:t>
      </w:r>
      <w:proofErr w:type="spellStart"/>
      <w:proofErr w:type="gramStart"/>
      <w:r w:rsidR="00F44F86">
        <w:rPr>
          <w:lang w:val="pt-BR"/>
        </w:rPr>
        <w:t>jFuzzyLogic</w:t>
      </w:r>
      <w:proofErr w:type="spellEnd"/>
      <w:proofErr w:type="gramEnd"/>
      <w:r>
        <w:rPr>
          <w:lang w:val="pt-BR"/>
        </w:rPr>
        <w:t xml:space="preserve">, que </w:t>
      </w:r>
      <w:r w:rsidR="00F44F86">
        <w:rPr>
          <w:lang w:val="pt-BR"/>
        </w:rPr>
        <w:t xml:space="preserve">é uma biblioteca </w:t>
      </w:r>
      <w:r w:rsidRPr="00AC51F8">
        <w:rPr>
          <w:i/>
          <w:lang w:val="pt-BR"/>
        </w:rPr>
        <w:t xml:space="preserve">open </w:t>
      </w:r>
      <w:proofErr w:type="spellStart"/>
      <w:r w:rsidRPr="00AC51F8">
        <w:rPr>
          <w:i/>
          <w:lang w:val="pt-BR"/>
        </w:rPr>
        <w:t>source</w:t>
      </w:r>
      <w:proofErr w:type="spellEnd"/>
      <w:r>
        <w:rPr>
          <w:lang w:val="pt-BR"/>
        </w:rPr>
        <w:t xml:space="preserve"> </w:t>
      </w:r>
      <w:r w:rsidR="00F44F86">
        <w:rPr>
          <w:lang w:val="pt-BR"/>
        </w:rPr>
        <w:t>em J</w:t>
      </w:r>
      <w:r>
        <w:rPr>
          <w:lang w:val="pt-BR"/>
        </w:rPr>
        <w:t>ava</w:t>
      </w:r>
      <w:r w:rsidR="00F44F86">
        <w:rPr>
          <w:lang w:val="pt-BR"/>
        </w:rPr>
        <w:t xml:space="preserve"> que implementa e simplifica a lógica </w:t>
      </w:r>
      <w:proofErr w:type="spellStart"/>
      <w:r w:rsidR="00F44F86">
        <w:rPr>
          <w:lang w:val="pt-BR"/>
        </w:rPr>
        <w:t>Fuzzy</w:t>
      </w:r>
      <w:proofErr w:type="spellEnd"/>
      <w:r w:rsidR="00F44F86">
        <w:rPr>
          <w:lang w:val="pt-BR"/>
        </w:rPr>
        <w:t xml:space="preserve"> para desenvolvimento de si</w:t>
      </w:r>
      <w:r w:rsidR="00AC51F8">
        <w:rPr>
          <w:lang w:val="pt-BR"/>
        </w:rPr>
        <w:t>stemas</w:t>
      </w:r>
      <w:r w:rsidR="009F1C9C">
        <w:rPr>
          <w:lang w:val="pt-BR"/>
        </w:rPr>
        <w:t xml:space="preserve"> através da</w:t>
      </w:r>
      <w:r w:rsidR="00AC51F8">
        <w:rPr>
          <w:lang w:val="pt-BR"/>
        </w:rPr>
        <w:t xml:space="preserve"> implementa</w:t>
      </w:r>
      <w:r w:rsidR="009F1C9C">
        <w:rPr>
          <w:lang w:val="pt-BR"/>
        </w:rPr>
        <w:t>ção</w:t>
      </w:r>
      <w:r w:rsidR="00AC51F8">
        <w:rPr>
          <w:lang w:val="pt-BR"/>
        </w:rPr>
        <w:t xml:space="preserve"> </w:t>
      </w:r>
      <w:r w:rsidR="009F1C9C">
        <w:rPr>
          <w:lang w:val="pt-BR"/>
        </w:rPr>
        <w:t>d</w:t>
      </w:r>
      <w:r w:rsidR="00AC51F8">
        <w:rPr>
          <w:lang w:val="pt-BR"/>
        </w:rPr>
        <w:t xml:space="preserve">a </w:t>
      </w:r>
      <w:proofErr w:type="spellStart"/>
      <w:r w:rsidR="00AC51F8">
        <w:rPr>
          <w:lang w:val="pt-BR"/>
        </w:rPr>
        <w:t>Fuzzy</w:t>
      </w:r>
      <w:proofErr w:type="spellEnd"/>
      <w:r w:rsidR="00AC51F8">
        <w:rPr>
          <w:lang w:val="pt-BR"/>
        </w:rPr>
        <w:t xml:space="preserve"> </w:t>
      </w:r>
      <w:proofErr w:type="spellStart"/>
      <w:r w:rsidR="00AC51F8">
        <w:rPr>
          <w:lang w:val="pt-BR"/>
        </w:rPr>
        <w:t>Control</w:t>
      </w:r>
      <w:proofErr w:type="spellEnd"/>
      <w:r w:rsidR="00AC51F8">
        <w:rPr>
          <w:lang w:val="pt-BR"/>
        </w:rPr>
        <w:t xml:space="preserve"> </w:t>
      </w:r>
      <w:proofErr w:type="spellStart"/>
      <w:r w:rsidR="00AC51F8">
        <w:rPr>
          <w:lang w:val="pt-BR"/>
        </w:rPr>
        <w:t>L</w:t>
      </w:r>
      <w:r w:rsidR="00F44F86">
        <w:rPr>
          <w:lang w:val="pt-BR"/>
        </w:rPr>
        <w:t>anguage</w:t>
      </w:r>
      <w:proofErr w:type="spellEnd"/>
      <w:r w:rsidR="00F44F86">
        <w:rPr>
          <w:lang w:val="pt-BR"/>
        </w:rPr>
        <w:t>(FCL) especificação IEC 61131 parte 7.</w:t>
      </w:r>
      <w:r>
        <w:rPr>
          <w:lang w:val="pt-BR"/>
        </w:rPr>
        <w:t xml:space="preserve"> O motivo pelo uso dessa biblioteca se deu pelo fato do projeto ter sido desenvolvido em Java e tal bibl</w:t>
      </w:r>
      <w:r w:rsidR="008E46A8">
        <w:rPr>
          <w:lang w:val="pt-BR"/>
        </w:rPr>
        <w:t>i</w:t>
      </w:r>
      <w:r>
        <w:rPr>
          <w:lang w:val="pt-BR"/>
        </w:rPr>
        <w:t>oteca ter documentação ampla e de fácil acesso.</w:t>
      </w:r>
    </w:p>
    <w:p w14:paraId="3EFACA7C" w14:textId="630294D0" w:rsidR="005374B1" w:rsidRDefault="001F79ED" w:rsidP="00C938FA">
      <w:pPr>
        <w:pStyle w:val="Text"/>
        <w:rPr>
          <w:lang w:val="pt-BR"/>
        </w:rPr>
      </w:pPr>
      <w:r w:rsidRPr="001F4C5C">
        <w:rPr>
          <w:noProof/>
          <w:lang w:val="pt-BR" w:eastAsia="ja-JP"/>
        </w:rPr>
        <mc:AlternateContent>
          <mc:Choice Requires="wps">
            <w:drawing>
              <wp:anchor distT="0" distB="0" distL="114300" distR="114300" simplePos="0" relativeHeight="251390464" behindDoc="0" locked="0" layoutInCell="1" allowOverlap="1" wp14:anchorId="6553C080" wp14:editId="024B7EDE">
                <wp:simplePos x="0" y="0"/>
                <wp:positionH relativeFrom="margin">
                  <wp:posOffset>-62230</wp:posOffset>
                </wp:positionH>
                <wp:positionV relativeFrom="margin">
                  <wp:posOffset>3056890</wp:posOffset>
                </wp:positionV>
                <wp:extent cx="3138170" cy="1565910"/>
                <wp:effectExtent l="0" t="0" r="5080" b="0"/>
                <wp:wrapSquare wrapText="bothSides"/>
                <wp:docPr id="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8170" cy="1565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9B9840" w14:textId="67D66555" w:rsidR="00732898" w:rsidRDefault="00732898" w:rsidP="00ED7C5C">
                            <w:pPr>
                              <w:pStyle w:val="Textodenotaderodap"/>
                              <w:ind w:firstLine="0"/>
                            </w:pPr>
                            <w:r>
                              <w:rPr>
                                <w:noProof/>
                                <w:lang w:val="pt-BR" w:eastAsia="ja-JP"/>
                              </w:rPr>
                              <w:drawing>
                                <wp:inline distT="0" distB="0" distL="0" distR="0" wp14:anchorId="26FA60AC" wp14:editId="57C1C988">
                                  <wp:extent cx="3138170" cy="1397000"/>
                                  <wp:effectExtent l="0" t="0" r="5080" b="0"/>
                                  <wp:docPr id="13" name="Imagem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variaveisv2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38170" cy="1397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62CBAD9" w14:textId="466C4302" w:rsidR="00732898" w:rsidRPr="00F2348A" w:rsidRDefault="00732898" w:rsidP="00ED7C5C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Fig. 2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>Inputs e Outputs gerados pelo programa</w:t>
                            </w:r>
                          </w:p>
                          <w:p w14:paraId="6D08EA60" w14:textId="77777777" w:rsidR="00732898" w:rsidRPr="00F2348A" w:rsidRDefault="00732898" w:rsidP="00ED7C5C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4.9pt;margin-top:240.7pt;width:247.1pt;height:123.3pt;z-index:25139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" stroked="f">
                <v:textbox inset="0,0,0,0">
                  <w:txbxContent>
                    <w:p w14:paraId="529B9840" w14:textId="67D66555" w:rsidR="00732898" w:rsidRDefault="00732898" w:rsidP="00ED7C5C">
                      <w:pPr>
                        <w:pStyle w:val="Textodenotaderodap"/>
                        <w:ind w:firstLine="0"/>
                      </w:pPr>
                      <w:r>
                        <w:rPr>
                          <w:noProof/>
                          <w:lang w:val="pt-BR" w:eastAsia="ja-JP"/>
                        </w:rPr>
                        <w:drawing>
                          <wp:inline distT="0" distB="0" distL="0" distR="0" wp14:anchorId="26FA60AC" wp14:editId="57C1C988">
                            <wp:extent cx="3138170" cy="1397000"/>
                            <wp:effectExtent l="0" t="0" r="5080" b="0"/>
                            <wp:docPr id="13" name="Imagem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variaveisv2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38170" cy="1397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62CBAD9" w14:textId="466C4302" w:rsidR="00732898" w:rsidRPr="00F2348A" w:rsidRDefault="00732898" w:rsidP="00ED7C5C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Fig. 2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>Inputs e Outputs gerados pelo programa</w:t>
                      </w:r>
                    </w:p>
                    <w:p w14:paraId="6D08EA60" w14:textId="77777777" w:rsidR="00732898" w:rsidRPr="00F2348A" w:rsidRDefault="00732898" w:rsidP="00ED7C5C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A04D86">
        <w:rPr>
          <w:lang w:val="pt-BR"/>
        </w:rPr>
        <w:t>Foram definidas duas entradas como input</w:t>
      </w:r>
      <w:r w:rsidR="0033371A">
        <w:rPr>
          <w:lang w:val="pt-BR"/>
        </w:rPr>
        <w:t>:</w:t>
      </w:r>
      <w:r w:rsidR="00A04D86">
        <w:rPr>
          <w:lang w:val="pt-BR"/>
        </w:rPr>
        <w:t xml:space="preserve"> o “custo” e a “eficiência”</w:t>
      </w:r>
      <w:r w:rsidR="00174FAD">
        <w:rPr>
          <w:lang w:val="pt-BR"/>
        </w:rPr>
        <w:t>, e de output a variável “</w:t>
      </w:r>
      <w:proofErr w:type="spellStart"/>
      <w:r w:rsidR="00174FAD">
        <w:rPr>
          <w:lang w:val="pt-BR"/>
        </w:rPr>
        <w:t>valeapena</w:t>
      </w:r>
      <w:proofErr w:type="spellEnd"/>
      <w:r w:rsidR="00174FAD">
        <w:rPr>
          <w:lang w:val="pt-BR"/>
        </w:rPr>
        <w:t>”</w:t>
      </w:r>
      <w:r w:rsidR="00C938FA">
        <w:rPr>
          <w:lang w:val="pt-BR"/>
        </w:rPr>
        <w:t>, conforme ilustração abaixo.</w:t>
      </w:r>
    </w:p>
    <w:p w14:paraId="4CBF48DD" w14:textId="5D922CF3" w:rsidR="00585CCC" w:rsidRDefault="000B5211" w:rsidP="00E97B99">
      <w:pPr>
        <w:pStyle w:val="Text"/>
        <w:rPr>
          <w:lang w:val="pt-BR"/>
        </w:rPr>
      </w:pPr>
      <w:r>
        <w:rPr>
          <w:lang w:val="pt-BR"/>
        </w:rPr>
        <w:t xml:space="preserve">Na </w:t>
      </w:r>
      <w:ins w:id="24" w:author="Andre Luiz Maciel Santana" w:date="2016-12-18T15:54:00Z">
        <w:r>
          <w:rPr>
            <w:lang w:val="pt-BR"/>
          </w:rPr>
          <w:t>F</w:t>
        </w:r>
      </w:ins>
      <w:r w:rsidR="00E26850">
        <w:rPr>
          <w:lang w:val="pt-BR"/>
        </w:rPr>
        <w:t>igura 2 a</w:t>
      </w:r>
      <w:r w:rsidR="00585CCC">
        <w:rPr>
          <w:lang w:val="pt-BR"/>
        </w:rPr>
        <w:t xml:space="preserve"> linha roxa é uma rota recomendada, a linha azul é uma rota levemente recomendada, a linha </w:t>
      </w:r>
      <w:r w:rsidR="00E26850">
        <w:rPr>
          <w:lang w:val="pt-BR"/>
        </w:rPr>
        <w:t>turquesa</w:t>
      </w:r>
      <w:r w:rsidR="00585CCC">
        <w:rPr>
          <w:lang w:val="pt-BR"/>
        </w:rPr>
        <w:t xml:space="preserve"> é uma rota não recomendada, e a linha verde é uma rota que não vale a pena.</w:t>
      </w:r>
    </w:p>
    <w:p w14:paraId="133DCE3E" w14:textId="4BD35D1E" w:rsidR="00585CCC" w:rsidRDefault="00E26850" w:rsidP="00E97B99">
      <w:pPr>
        <w:pStyle w:val="Text"/>
        <w:rPr>
          <w:lang w:val="pt-BR"/>
        </w:rPr>
      </w:pPr>
      <w:r>
        <w:rPr>
          <w:lang w:val="pt-BR"/>
        </w:rPr>
        <w:t xml:space="preserve">No output do programa, um tracejado vertical é colocado no gráfico da </w:t>
      </w:r>
      <w:ins w:id="25" w:author="Andre Luiz Maciel Santana" w:date="2016-12-18T15:54:00Z">
        <w:r w:rsidR="000B5211">
          <w:rPr>
            <w:lang w:val="pt-BR"/>
          </w:rPr>
          <w:t>F</w:t>
        </w:r>
      </w:ins>
      <w:del w:id="26" w:author="Andre Luiz Maciel Santana" w:date="2016-12-18T15:54:00Z">
        <w:r w:rsidDel="000B5211">
          <w:rPr>
            <w:lang w:val="pt-BR"/>
          </w:rPr>
          <w:delText>f</w:delText>
        </w:r>
      </w:del>
      <w:r>
        <w:rPr>
          <w:lang w:val="pt-BR"/>
        </w:rPr>
        <w:t>igura 2, representando o quanto uma rota seria recomendável, levemente recomendável, não recomendável, e quanto não vale a pena.</w:t>
      </w:r>
    </w:p>
    <w:p w14:paraId="21DA7B86" w14:textId="7EF4F701" w:rsidR="005374B1" w:rsidRDefault="001F79ED" w:rsidP="00E97B99">
      <w:pPr>
        <w:pStyle w:val="Text"/>
        <w:rPr>
          <w:lang w:val="pt-BR"/>
        </w:rPr>
      </w:pPr>
      <w:r w:rsidRPr="001F4C5C">
        <w:rPr>
          <w:noProof/>
          <w:lang w:val="pt-BR" w:eastAsia="ja-JP"/>
        </w:rPr>
        <mc:AlternateContent>
          <mc:Choice Requires="wps">
            <w:drawing>
              <wp:anchor distT="0" distB="0" distL="114300" distR="114300" simplePos="0" relativeHeight="251421184" behindDoc="0" locked="0" layoutInCell="1" allowOverlap="1" wp14:anchorId="318BCDF1" wp14:editId="456D3B6D">
                <wp:simplePos x="0" y="0"/>
                <wp:positionH relativeFrom="margin">
                  <wp:posOffset>-6350</wp:posOffset>
                </wp:positionH>
                <wp:positionV relativeFrom="margin">
                  <wp:posOffset>7398275</wp:posOffset>
                </wp:positionV>
                <wp:extent cx="3138170" cy="1359535"/>
                <wp:effectExtent l="0" t="0" r="5080" b="0"/>
                <wp:wrapSquare wrapText="bothSides"/>
                <wp:docPr id="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8170" cy="1359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C86A2" w14:textId="5D3DDBAC" w:rsidR="00732898" w:rsidRDefault="00732898" w:rsidP="00515F10">
                            <w:pPr>
                              <w:pStyle w:val="Textodenotaderodap"/>
                              <w:ind w:firstLine="0"/>
                            </w:pPr>
                            <w:r>
                              <w:rPr>
                                <w:noProof/>
                                <w:lang w:val="pt-BR" w:eastAsia="ja-JP"/>
                              </w:rPr>
                              <w:drawing>
                                <wp:inline distT="0" distB="0" distL="0" distR="0" wp14:anchorId="29213D69" wp14:editId="48775FB4">
                                  <wp:extent cx="3138170" cy="1191260"/>
                                  <wp:effectExtent l="0" t="0" r="5080" b="8890"/>
                                  <wp:docPr id="16" name="Imagem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tabela_regras_v2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38170" cy="1191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FD08AC" w14:textId="08FF71CA" w:rsidR="00732898" w:rsidRPr="00F2348A" w:rsidRDefault="00732898" w:rsidP="00515F10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Fig. 3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>Termos utilizados para as regras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.5pt;margin-top:582.55pt;width:247.1pt;height:107.05pt;z-index:25142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" stroked="f">
                <v:textbox inset="0,0,0,0">
                  <w:txbxContent>
                    <w:p w14:paraId="306C86A2" w14:textId="5D3DDBAC" w:rsidR="00732898" w:rsidRDefault="00732898" w:rsidP="00515F10">
                      <w:pPr>
                        <w:pStyle w:val="Textodenotaderodap"/>
                        <w:ind w:firstLine="0"/>
                      </w:pPr>
                      <w:r>
                        <w:rPr>
                          <w:noProof/>
                          <w:lang w:val="pt-BR" w:eastAsia="ja-JP"/>
                        </w:rPr>
                        <w:drawing>
                          <wp:inline distT="0" distB="0" distL="0" distR="0" wp14:anchorId="29213D69" wp14:editId="48775FB4">
                            <wp:extent cx="3138170" cy="1191260"/>
                            <wp:effectExtent l="0" t="0" r="5080" b="8890"/>
                            <wp:docPr id="16" name="Imagem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tabela_regras_v2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38170" cy="1191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8FD08AC" w14:textId="08FF71CA" w:rsidR="00732898" w:rsidRPr="00F2348A" w:rsidRDefault="00732898" w:rsidP="00515F10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Fig. 3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>Termos utilizados para as regras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82F60">
        <w:rPr>
          <w:lang w:val="pt-BR"/>
        </w:rPr>
        <w:t xml:space="preserve">Programas que tem como gerador de resultados a lógica </w:t>
      </w:r>
      <w:proofErr w:type="spellStart"/>
      <w:r w:rsidR="00B82F60">
        <w:rPr>
          <w:lang w:val="pt-BR"/>
        </w:rPr>
        <w:t>Fuzzy</w:t>
      </w:r>
      <w:proofErr w:type="spellEnd"/>
      <w:r w:rsidR="00B82F60">
        <w:rPr>
          <w:lang w:val="pt-BR"/>
        </w:rPr>
        <w:t xml:space="preserve">, ao contrário dos que contam com inteligências artificias complexas, </w:t>
      </w:r>
      <w:r w:rsidR="00B82F60" w:rsidRPr="000B5211">
        <w:rPr>
          <w:highlight w:val="yellow"/>
          <w:lang w:val="pt-BR"/>
          <w:rPrChange w:id="27" w:author="Andre Luiz Maciel Santana" w:date="2016-12-18T15:55:00Z">
            <w:rPr>
              <w:lang w:val="pt-BR"/>
            </w:rPr>
          </w:rPrChange>
        </w:rPr>
        <w:t>tend</w:t>
      </w:r>
      <w:ins w:id="28" w:author="Adson Estevesa" w:date="2016-12-19T13:55:00Z">
        <w:r w:rsidR="006D03AE">
          <w:rPr>
            <w:highlight w:val="yellow"/>
            <w:lang w:val="pt-BR"/>
          </w:rPr>
          <w:t>e</w:t>
        </w:r>
      </w:ins>
      <w:del w:id="29" w:author="Adson Estevesa" w:date="2016-12-19T13:55:00Z">
        <w:r w:rsidR="00B82F60" w:rsidRPr="000B5211" w:rsidDel="006D03AE">
          <w:rPr>
            <w:highlight w:val="yellow"/>
            <w:lang w:val="pt-BR"/>
            <w:rPrChange w:id="30" w:author="Andre Luiz Maciel Santana" w:date="2016-12-18T15:55:00Z">
              <w:rPr>
                <w:lang w:val="pt-BR"/>
              </w:rPr>
            </w:rPrChange>
          </w:rPr>
          <w:delText>a</w:delText>
        </w:r>
      </w:del>
      <w:r w:rsidR="00B82F60" w:rsidRPr="000B5211">
        <w:rPr>
          <w:highlight w:val="yellow"/>
          <w:lang w:val="pt-BR"/>
          <w:rPrChange w:id="31" w:author="Andre Luiz Maciel Santana" w:date="2016-12-18T15:55:00Z">
            <w:rPr>
              <w:lang w:val="pt-BR"/>
            </w:rPr>
          </w:rPrChange>
        </w:rPr>
        <w:t>m</w:t>
      </w:r>
      <w:r w:rsidR="00B82F60">
        <w:rPr>
          <w:lang w:val="pt-BR"/>
        </w:rPr>
        <w:t xml:space="preserve"> a necessitar do auxílio de um especialista para definir seus estados padrões e gerar sua matriz de termos</w:t>
      </w:r>
      <w:r w:rsidR="00833AB9">
        <w:rPr>
          <w:lang w:val="pt-BR"/>
        </w:rPr>
        <w:t xml:space="preserve"> [</w:t>
      </w:r>
      <w:proofErr w:type="gramStart"/>
      <w:ins w:id="32" w:author="Adson Estevesa" w:date="2016-12-19T14:16:00Z">
        <w:r w:rsidR="003956E6">
          <w:rPr>
            <w:lang w:val="pt-BR"/>
          </w:rPr>
          <w:t>5</w:t>
        </w:r>
      </w:ins>
      <w:proofErr w:type="gramEnd"/>
      <w:del w:id="33" w:author="Adson Estevesa" w:date="2016-12-19T14:15:00Z">
        <w:r w:rsidR="00833AB9" w:rsidDel="003956E6">
          <w:rPr>
            <w:lang w:val="pt-BR"/>
          </w:rPr>
          <w:delText>10</w:delText>
        </w:r>
      </w:del>
      <w:r w:rsidR="00833AB9">
        <w:rPr>
          <w:lang w:val="pt-BR"/>
        </w:rPr>
        <w:t>], fato que o torna mais humanizado e aplicável para situações onde a validação é qualitativa como a da variável “</w:t>
      </w:r>
      <w:proofErr w:type="spellStart"/>
      <w:r w:rsidR="00833AB9">
        <w:rPr>
          <w:lang w:val="pt-BR"/>
        </w:rPr>
        <w:t>valeapena</w:t>
      </w:r>
      <w:proofErr w:type="spellEnd"/>
      <w:r w:rsidR="00833AB9">
        <w:rPr>
          <w:lang w:val="pt-BR"/>
        </w:rPr>
        <w:t>”</w:t>
      </w:r>
      <w:r w:rsidR="00B82F60">
        <w:rPr>
          <w:lang w:val="pt-BR"/>
        </w:rPr>
        <w:t>. Por isso, f</w:t>
      </w:r>
      <w:r w:rsidR="005374B1">
        <w:rPr>
          <w:lang w:val="pt-BR"/>
        </w:rPr>
        <w:t xml:space="preserve">oi optado por definir quatro termos para cada variável, na intenção de facilitar a compreensão da pesquisa. As variáveis definidas transitam entre seus termos de acordo com tabela </w:t>
      </w:r>
      <w:r w:rsidR="00515F10">
        <w:rPr>
          <w:lang w:val="pt-BR"/>
        </w:rPr>
        <w:t>abaixo</w:t>
      </w:r>
      <w:r w:rsidR="005374B1">
        <w:rPr>
          <w:lang w:val="pt-BR"/>
        </w:rPr>
        <w:t>.</w:t>
      </w:r>
      <w:r w:rsidR="00ED7C5C">
        <w:rPr>
          <w:lang w:val="pt-BR"/>
        </w:rPr>
        <w:t xml:space="preserve"> </w:t>
      </w:r>
    </w:p>
    <w:p w14:paraId="04431871" w14:textId="1500F08E" w:rsidR="005374B1" w:rsidRDefault="005374B1" w:rsidP="00E97B99">
      <w:pPr>
        <w:pStyle w:val="Text"/>
        <w:rPr>
          <w:lang w:val="pt-BR"/>
        </w:rPr>
      </w:pPr>
    </w:p>
    <w:p w14:paraId="45770EAB" w14:textId="238537CE" w:rsidR="00AE00B5" w:rsidRDefault="00AE00B5" w:rsidP="001F79ED">
      <w:pPr>
        <w:pStyle w:val="Text"/>
        <w:rPr>
          <w:lang w:val="pt-BR"/>
        </w:rPr>
      </w:pPr>
      <w:commentRangeStart w:id="34"/>
      <w:del w:id="35" w:author="Adson Estevesa" w:date="2016-12-19T13:55:00Z">
        <w:r w:rsidDel="006D03AE">
          <w:rPr>
            <w:lang w:val="pt-BR"/>
          </w:rPr>
          <w:delText>O programa</w:delText>
        </w:r>
      </w:del>
      <w:ins w:id="36" w:author="Adson Estevesa" w:date="2016-12-19T13:55:00Z">
        <w:r w:rsidR="006D03AE">
          <w:rPr>
            <w:lang w:val="pt-BR"/>
          </w:rPr>
          <w:t>O modelo</w:t>
        </w:r>
      </w:ins>
      <w:r>
        <w:rPr>
          <w:lang w:val="pt-BR"/>
        </w:rPr>
        <w:t xml:space="preserve"> </w:t>
      </w:r>
      <w:commentRangeEnd w:id="34"/>
      <w:r w:rsidR="000B5211">
        <w:rPr>
          <w:rStyle w:val="Refdecomentrio"/>
        </w:rPr>
        <w:commentReference w:id="34"/>
      </w:r>
      <w:r>
        <w:rPr>
          <w:lang w:val="pt-BR"/>
        </w:rPr>
        <w:t xml:space="preserve">então foi assim estruturado para definir a média </w:t>
      </w:r>
      <w:proofErr w:type="spellStart"/>
      <w:r>
        <w:rPr>
          <w:lang w:val="pt-BR"/>
        </w:rPr>
        <w:t>Fuzzy</w:t>
      </w:r>
      <w:proofErr w:type="spellEnd"/>
      <w:r>
        <w:rPr>
          <w:lang w:val="pt-BR"/>
        </w:rPr>
        <w:t xml:space="preserve"> de cada caminho, agrupando para isso vários outputs e </w:t>
      </w:r>
      <w:r w:rsidR="00366310">
        <w:rPr>
          <w:lang w:val="pt-BR"/>
        </w:rPr>
        <w:t xml:space="preserve">aplicando </w:t>
      </w:r>
      <w:r>
        <w:rPr>
          <w:lang w:val="pt-BR"/>
        </w:rPr>
        <w:t xml:space="preserve">uma média aritmética simples a eles. O valor final é referente a dispersão dos pontos na saída e pode definir em qual termo o caminho, no geral, melhor se qualifica. A estrutura do programa pode ser vista com o fluxograma </w:t>
      </w:r>
      <w:commentRangeStart w:id="37"/>
      <w:r>
        <w:rPr>
          <w:lang w:val="pt-BR"/>
        </w:rPr>
        <w:t>abaixo.</w:t>
      </w:r>
      <w:commentRangeEnd w:id="37"/>
      <w:r w:rsidR="000B5211">
        <w:rPr>
          <w:rStyle w:val="Refdecomentrio"/>
        </w:rPr>
        <w:commentReference w:id="37"/>
      </w:r>
    </w:p>
    <w:p w14:paraId="5BB29FBD" w14:textId="348E0FEC" w:rsidR="00AA3175" w:rsidRDefault="00AA3175" w:rsidP="009F2DE2">
      <w:pPr>
        <w:pStyle w:val="Text"/>
        <w:rPr>
          <w:lang w:val="pt-BR"/>
        </w:rPr>
      </w:pPr>
      <w:r>
        <w:rPr>
          <w:lang w:val="pt-BR"/>
        </w:rPr>
        <w:t xml:space="preserve">Com a aplicação dos dados corretamente, </w:t>
      </w:r>
      <w:r w:rsidR="004E2A40">
        <w:rPr>
          <w:lang w:val="pt-BR"/>
        </w:rPr>
        <w:t>o</w:t>
      </w:r>
      <w:r>
        <w:rPr>
          <w:lang w:val="pt-BR"/>
        </w:rPr>
        <w:t xml:space="preserve"> programa torna poss</w:t>
      </w:r>
      <w:r w:rsidR="00F575E5">
        <w:rPr>
          <w:lang w:val="pt-BR"/>
        </w:rPr>
        <w:t>ível</w:t>
      </w:r>
      <w:r>
        <w:rPr>
          <w:lang w:val="pt-BR"/>
        </w:rPr>
        <w:t xml:space="preserve"> verificar problemas</w:t>
      </w:r>
      <w:r w:rsidR="00F575E5">
        <w:rPr>
          <w:lang w:val="pt-BR"/>
        </w:rPr>
        <w:t xml:space="preserve"> de mobilidade urbana que podem ocorrer entre as rotas de quaisquer dois pontos, sejam entre bairros, cidades ou estados.</w:t>
      </w:r>
    </w:p>
    <w:p w14:paraId="61B1CE5E" w14:textId="50413FEF" w:rsidR="00366310" w:rsidRPr="00BC6B62" w:rsidRDefault="00366310" w:rsidP="009F2DE2">
      <w:pPr>
        <w:pStyle w:val="Text"/>
        <w:rPr>
          <w:lang w:val="pt-BR"/>
        </w:rPr>
      </w:pPr>
      <w:r>
        <w:rPr>
          <w:lang w:val="pt-BR"/>
        </w:rPr>
        <w:t>A análise obtida a partir do sistema especialista poder ser assim entendida como uma transformação matemática que tem por objetivo provar quantitativamente uma hipótese cujas entradas costumam ser qualitativas.</w:t>
      </w:r>
    </w:p>
    <w:p w14:paraId="2366501B" w14:textId="214F32AA" w:rsidR="00E97B99" w:rsidRPr="0030333A" w:rsidRDefault="00317B3D" w:rsidP="00E97B99">
      <w:pPr>
        <w:pStyle w:val="Ttulo1"/>
        <w:rPr>
          <w:lang w:val="pt-BR"/>
        </w:rPr>
      </w:pPr>
      <w:r w:rsidRPr="0030333A">
        <w:rPr>
          <w:lang w:val="pt-BR"/>
        </w:rPr>
        <w:t xml:space="preserve">Dados </w:t>
      </w:r>
      <w:r w:rsidR="00AC4C24">
        <w:rPr>
          <w:lang w:val="pt-BR"/>
        </w:rPr>
        <w:t>de Entrada</w:t>
      </w:r>
    </w:p>
    <w:p w14:paraId="271BE670" w14:textId="001CF635" w:rsidR="00E97B99" w:rsidRPr="00317B3D" w:rsidRDefault="00317B3D" w:rsidP="00E97B99">
      <w:pPr>
        <w:pStyle w:val="Text"/>
        <w:rPr>
          <w:lang w:val="pt-BR"/>
        </w:rPr>
      </w:pPr>
      <w:r w:rsidRPr="00317B3D">
        <w:rPr>
          <w:lang w:val="pt-BR"/>
        </w:rPr>
        <w:t xml:space="preserve">Nesta seção </w:t>
      </w:r>
      <w:r w:rsidR="00F103F8" w:rsidRPr="00317B3D">
        <w:rPr>
          <w:lang w:val="pt-BR"/>
        </w:rPr>
        <w:t>serão</w:t>
      </w:r>
      <w:r w:rsidRPr="00317B3D">
        <w:rPr>
          <w:lang w:val="pt-BR"/>
        </w:rPr>
        <w:t xml:space="preserve"> apresentado</w:t>
      </w:r>
      <w:r w:rsidR="00F103F8">
        <w:rPr>
          <w:lang w:val="pt-BR"/>
        </w:rPr>
        <w:t>s</w:t>
      </w:r>
      <w:r w:rsidRPr="00317B3D">
        <w:rPr>
          <w:lang w:val="pt-BR"/>
        </w:rPr>
        <w:t xml:space="preserve"> os dados utilizados e </w:t>
      </w:r>
      <w:r w:rsidR="00AC51F8">
        <w:rPr>
          <w:lang w:val="pt-BR"/>
        </w:rPr>
        <w:t>os métodos de escolha e captura dos dados utilizados na pesquisa.</w:t>
      </w:r>
    </w:p>
    <w:p w14:paraId="74642D3A" w14:textId="6EA4E5AC" w:rsidR="00E97B99" w:rsidRPr="003C62A5" w:rsidRDefault="00AE4F6A" w:rsidP="00E97B99">
      <w:pPr>
        <w:pStyle w:val="Ttulo2"/>
        <w:rPr>
          <w:lang w:val="pt-BR"/>
        </w:rPr>
      </w:pPr>
      <w:r w:rsidRPr="003C62A5">
        <w:rPr>
          <w:lang w:val="pt-BR"/>
        </w:rPr>
        <w:t>Locais Escolhidos</w:t>
      </w:r>
    </w:p>
    <w:p w14:paraId="6C0BC087" w14:textId="34350192" w:rsidR="00910041" w:rsidRDefault="003C62A5" w:rsidP="003C62A5">
      <w:pPr>
        <w:pStyle w:val="Text"/>
        <w:rPr>
          <w:lang w:val="pt-BR"/>
        </w:rPr>
      </w:pPr>
      <w:r w:rsidRPr="003C62A5">
        <w:rPr>
          <w:lang w:val="pt-BR"/>
        </w:rPr>
        <w:t xml:space="preserve">O primeiro local selecionado, </w:t>
      </w:r>
      <w:r w:rsidR="00AC51F8">
        <w:rPr>
          <w:lang w:val="pt-BR"/>
        </w:rPr>
        <w:t>e</w:t>
      </w:r>
      <w:r>
        <w:rPr>
          <w:lang w:val="pt-BR"/>
        </w:rPr>
        <w:t xml:space="preserve"> objeto de estudo do projeto, </w:t>
      </w:r>
      <w:r w:rsidR="00833AB9">
        <w:rPr>
          <w:lang w:val="pt-BR"/>
        </w:rPr>
        <w:t xml:space="preserve">tendo em vista a proximidade e importância política e econômica, </w:t>
      </w:r>
      <w:r>
        <w:rPr>
          <w:lang w:val="pt-BR"/>
        </w:rPr>
        <w:t xml:space="preserve">são os bairros Centro </w:t>
      </w:r>
      <w:r w:rsidR="00AC51F8">
        <w:rPr>
          <w:lang w:val="pt-BR"/>
        </w:rPr>
        <w:t>d</w:t>
      </w:r>
      <w:r>
        <w:rPr>
          <w:lang w:val="pt-BR"/>
        </w:rPr>
        <w:t xml:space="preserve">as cidades de Navegantes e Itajaí. </w:t>
      </w:r>
    </w:p>
    <w:p w14:paraId="08370C9D" w14:textId="7E383791" w:rsidR="00F103F8" w:rsidRDefault="00F103F8" w:rsidP="003C62A5">
      <w:pPr>
        <w:pStyle w:val="Text"/>
        <w:rPr>
          <w:lang w:val="pt-BR"/>
        </w:rPr>
      </w:pPr>
      <w:r>
        <w:rPr>
          <w:lang w:val="pt-BR"/>
        </w:rPr>
        <w:t>Para servirem de parâmetro de comparação com o caso de Itajaí e Navegantes, foram escolhidas cidades que tenham uma situaç</w:t>
      </w:r>
      <w:r w:rsidRPr="00F103F8">
        <w:rPr>
          <w:lang w:val="pt-BR"/>
        </w:rPr>
        <w:t>ã</w:t>
      </w:r>
      <w:r>
        <w:rPr>
          <w:lang w:val="pt-BR"/>
        </w:rPr>
        <w:t xml:space="preserve">o </w:t>
      </w:r>
      <w:r w:rsidR="00D61540">
        <w:rPr>
          <w:lang w:val="pt-BR"/>
        </w:rPr>
        <w:t>similar, ou seja, que se</w:t>
      </w:r>
      <w:r>
        <w:rPr>
          <w:lang w:val="pt-BR"/>
        </w:rPr>
        <w:t xml:space="preserve"> </w:t>
      </w:r>
      <w:r w:rsidR="00D61540">
        <w:rPr>
          <w:lang w:val="pt-BR"/>
        </w:rPr>
        <w:t>enquadram n</w:t>
      </w:r>
      <w:r>
        <w:rPr>
          <w:lang w:val="pt-BR"/>
        </w:rPr>
        <w:t>o termo “Cidades Gêmeas”</w:t>
      </w:r>
      <w:r w:rsidR="00D61540">
        <w:rPr>
          <w:lang w:val="pt-BR"/>
        </w:rPr>
        <w:t xml:space="preserve"> e que possuem uma divisa fluvial entre as cidades</w:t>
      </w:r>
      <w:r>
        <w:rPr>
          <w:lang w:val="pt-BR"/>
        </w:rPr>
        <w:t>.</w:t>
      </w:r>
    </w:p>
    <w:p w14:paraId="115B34D8" w14:textId="0169D691" w:rsidR="00F103F8" w:rsidRDefault="00F103F8" w:rsidP="003C62A5">
      <w:pPr>
        <w:pStyle w:val="Text"/>
        <w:rPr>
          <w:lang w:val="pt-BR"/>
        </w:rPr>
      </w:pPr>
      <w:commentRangeStart w:id="38"/>
      <w:r>
        <w:rPr>
          <w:lang w:val="pt-BR"/>
        </w:rPr>
        <w:t>Cidades Gêmeas é um termo utilizado para definir cidades geograficamente vizinhas</w:t>
      </w:r>
      <w:r w:rsidR="00602ECA">
        <w:rPr>
          <w:lang w:val="pt-BR"/>
        </w:rPr>
        <w:t xml:space="preserve"> que possuem um crescimento parecido e tende</w:t>
      </w:r>
      <w:r w:rsidR="00D61540">
        <w:rPr>
          <w:lang w:val="pt-BR"/>
        </w:rPr>
        <w:t>m</w:t>
      </w:r>
      <w:r w:rsidR="00602ECA">
        <w:rPr>
          <w:lang w:val="pt-BR"/>
        </w:rPr>
        <w:t xml:space="preserve"> a</w:t>
      </w:r>
      <w:r w:rsidR="00D61540">
        <w:rPr>
          <w:lang w:val="pt-BR"/>
        </w:rPr>
        <w:t xml:space="preserve"> possuir</w:t>
      </w:r>
      <w:r w:rsidR="00602ECA">
        <w:rPr>
          <w:lang w:val="pt-BR"/>
        </w:rPr>
        <w:t xml:space="preserve"> um</w:t>
      </w:r>
      <w:r w:rsidR="00AC51F8">
        <w:rPr>
          <w:lang w:val="pt-BR"/>
        </w:rPr>
        <w:t>a grande</w:t>
      </w:r>
      <w:r w:rsidR="00602ECA">
        <w:rPr>
          <w:lang w:val="pt-BR"/>
        </w:rPr>
        <w:t xml:space="preserve"> movimentação entre ambas. Não existe um critério específico que defina quais cidades seriam gêmeas, mas dentro da lista das mais conhecidas </w:t>
      </w:r>
      <w:r w:rsidR="007A5C70">
        <w:rPr>
          <w:lang w:val="pt-BR"/>
        </w:rPr>
        <w:t>muitas contêm</w:t>
      </w:r>
      <w:r w:rsidR="00602ECA">
        <w:rPr>
          <w:lang w:val="pt-BR"/>
        </w:rPr>
        <w:t xml:space="preserve"> uma divisão fluvial e pontes </w:t>
      </w:r>
      <w:r w:rsidR="00D61540">
        <w:rPr>
          <w:lang w:val="pt-BR"/>
        </w:rPr>
        <w:t>d</w:t>
      </w:r>
      <w:r w:rsidR="00602ECA">
        <w:rPr>
          <w:lang w:val="pt-BR"/>
        </w:rPr>
        <w:t>e</w:t>
      </w:r>
      <w:r w:rsidR="00D61540">
        <w:rPr>
          <w:lang w:val="pt-BR"/>
        </w:rPr>
        <w:t xml:space="preserve"> ligação entre as </w:t>
      </w:r>
      <w:proofErr w:type="gramStart"/>
      <w:r w:rsidR="00D61540">
        <w:rPr>
          <w:lang w:val="pt-BR"/>
        </w:rPr>
        <w:t>cidades</w:t>
      </w:r>
      <w:ins w:id="39" w:author="Adson Estevesa" w:date="2016-12-19T14:21:00Z">
        <w:r w:rsidR="003956E6">
          <w:rPr>
            <w:lang w:val="pt-BR"/>
          </w:rPr>
          <w:t>[</w:t>
        </w:r>
        <w:proofErr w:type="gramEnd"/>
        <w:r w:rsidR="003956E6">
          <w:rPr>
            <w:lang w:val="pt-BR"/>
          </w:rPr>
          <w:t>6]</w:t>
        </w:r>
      </w:ins>
      <w:r w:rsidR="00602ECA">
        <w:rPr>
          <w:lang w:val="pt-BR"/>
        </w:rPr>
        <w:t>.</w:t>
      </w:r>
      <w:commentRangeEnd w:id="38"/>
      <w:r w:rsidR="000B5211">
        <w:rPr>
          <w:rStyle w:val="Refdecomentrio"/>
        </w:rPr>
        <w:commentReference w:id="38"/>
      </w:r>
    </w:p>
    <w:p w14:paraId="7429DEA4" w14:textId="2EFD464B" w:rsidR="0080514F" w:rsidRDefault="00D61540" w:rsidP="0080514F">
      <w:pPr>
        <w:pStyle w:val="Text"/>
        <w:rPr>
          <w:lang w:val="pt-BR"/>
        </w:rPr>
      </w:pPr>
      <w:r>
        <w:rPr>
          <w:lang w:val="pt-BR"/>
        </w:rPr>
        <w:t>Levando em consideração essas características</w:t>
      </w:r>
      <w:r w:rsidR="0081033C">
        <w:rPr>
          <w:lang w:val="pt-BR"/>
        </w:rPr>
        <w:t xml:space="preserve">, foram definidos como pontos de comparação as cidades gêmeas de </w:t>
      </w:r>
      <w:r w:rsidR="0081033C">
        <w:rPr>
          <w:lang w:val="pt-BR"/>
        </w:rPr>
        <w:lastRenderedPageBreak/>
        <w:t>São José e Florianópolis, pela proximidade com a região de Itajaí; e as cidades de Boston e Cambridge, pela familiaridade de membros do projeto com o local e para ter um ponto de referência internacional.</w:t>
      </w:r>
    </w:p>
    <w:p w14:paraId="25E41DB5" w14:textId="370DD24A" w:rsidR="00AE4F6A" w:rsidRPr="00317B3D" w:rsidRDefault="00AE4F6A" w:rsidP="00AE4F6A">
      <w:pPr>
        <w:pStyle w:val="Ttulo2"/>
        <w:rPr>
          <w:lang w:val="pt-BR"/>
        </w:rPr>
      </w:pPr>
      <w:r w:rsidRPr="00317B3D">
        <w:rPr>
          <w:lang w:val="pt-BR"/>
        </w:rPr>
        <w:t>Método de Captura dos Dados</w:t>
      </w:r>
      <w:r w:rsidR="00317B3D" w:rsidRPr="00317B3D">
        <w:rPr>
          <w:lang w:val="pt-BR"/>
        </w:rPr>
        <w:t xml:space="preserve"> de Tr</w:t>
      </w:r>
      <w:r w:rsidR="00317B3D">
        <w:rPr>
          <w:lang w:val="pt-BR"/>
        </w:rPr>
        <w:t>ânsito</w:t>
      </w:r>
    </w:p>
    <w:p w14:paraId="261D746C" w14:textId="77777777" w:rsidR="00091F0B" w:rsidRDefault="00091F0B" w:rsidP="00BC0CFC">
      <w:pPr>
        <w:ind w:firstLine="202"/>
        <w:jc w:val="both"/>
        <w:rPr>
          <w:lang w:val="pt-BR"/>
        </w:rPr>
      </w:pPr>
      <w:r>
        <w:rPr>
          <w:lang w:val="pt-BR"/>
        </w:rPr>
        <w:t xml:space="preserve">Os dados foram recolhidos a partir da </w:t>
      </w:r>
      <w:commentRangeStart w:id="40"/>
      <w:r>
        <w:rPr>
          <w:lang w:val="pt-BR"/>
        </w:rPr>
        <w:t xml:space="preserve">ferramenta </w:t>
      </w:r>
      <w:commentRangeEnd w:id="40"/>
      <w:r w:rsidR="000B5211">
        <w:rPr>
          <w:rStyle w:val="Refdecomentrio"/>
        </w:rPr>
        <w:commentReference w:id="40"/>
      </w:r>
      <w:r>
        <w:rPr>
          <w:lang w:val="pt-BR"/>
        </w:rPr>
        <w:t xml:space="preserve">do Google chamada </w:t>
      </w:r>
      <w:proofErr w:type="spellStart"/>
      <w:r>
        <w:rPr>
          <w:lang w:val="pt-BR"/>
        </w:rPr>
        <w:t>GoogleMaps</w:t>
      </w:r>
      <w:proofErr w:type="spellEnd"/>
      <w:r>
        <w:rPr>
          <w:lang w:val="pt-BR"/>
        </w:rPr>
        <w:t>.</w:t>
      </w:r>
    </w:p>
    <w:p w14:paraId="530816BE" w14:textId="21A7EB3B" w:rsidR="00091F0B" w:rsidRDefault="00091F0B" w:rsidP="00BC0CFC">
      <w:pPr>
        <w:ind w:firstLine="202"/>
        <w:jc w:val="both"/>
        <w:rPr>
          <w:lang w:val="pt-BR"/>
        </w:rPr>
      </w:pPr>
      <w:r>
        <w:rPr>
          <w:lang w:val="pt-BR"/>
        </w:rPr>
        <w:t>A ferramenta permite verificar o trânsito de qualquer rota deseja</w:t>
      </w:r>
      <w:r w:rsidR="000C7304">
        <w:rPr>
          <w:lang w:val="pt-BR"/>
        </w:rPr>
        <w:t>da</w:t>
      </w:r>
      <w:r>
        <w:rPr>
          <w:lang w:val="pt-BR"/>
        </w:rPr>
        <w:t xml:space="preserve"> em tempo real, como também verificar o trânsito típico durante a semana em um horário específico.</w:t>
      </w:r>
    </w:p>
    <w:p w14:paraId="2254B12B" w14:textId="3AEF7678" w:rsidR="00091F0B" w:rsidRDefault="006A111A" w:rsidP="00BC0CFC">
      <w:pPr>
        <w:ind w:firstLine="202"/>
        <w:jc w:val="both"/>
        <w:rPr>
          <w:lang w:val="pt-BR"/>
        </w:rPr>
      </w:pPr>
      <w:r>
        <w:rPr>
          <w:lang w:val="pt-BR"/>
        </w:rPr>
        <w:t>Decidiu-se</w:t>
      </w:r>
      <w:r w:rsidR="00091F0B">
        <w:rPr>
          <w:lang w:val="pt-BR"/>
        </w:rPr>
        <w:t xml:space="preserve"> </w:t>
      </w:r>
      <w:r>
        <w:rPr>
          <w:lang w:val="pt-BR"/>
        </w:rPr>
        <w:t xml:space="preserve">não </w:t>
      </w:r>
      <w:r w:rsidR="00091F0B">
        <w:rPr>
          <w:lang w:val="pt-BR"/>
        </w:rPr>
        <w:t xml:space="preserve">verificar o trânsito típico, </w:t>
      </w:r>
      <w:r>
        <w:rPr>
          <w:lang w:val="pt-BR"/>
        </w:rPr>
        <w:t xml:space="preserve">mas sim </w:t>
      </w:r>
      <w:r w:rsidR="00091F0B">
        <w:rPr>
          <w:lang w:val="pt-BR"/>
        </w:rPr>
        <w:t>escolh</w:t>
      </w:r>
      <w:r>
        <w:rPr>
          <w:lang w:val="pt-BR"/>
        </w:rPr>
        <w:t>er</w:t>
      </w:r>
      <w:r w:rsidR="00091F0B">
        <w:rPr>
          <w:lang w:val="pt-BR"/>
        </w:rPr>
        <w:t xml:space="preserve"> um horário específico, pois ao sele</w:t>
      </w:r>
      <w:r w:rsidR="00BC0CFC">
        <w:rPr>
          <w:lang w:val="pt-BR"/>
        </w:rPr>
        <w:t xml:space="preserve">cionar uma rota no </w:t>
      </w:r>
      <w:proofErr w:type="spellStart"/>
      <w:r w:rsidR="00BC0CFC">
        <w:rPr>
          <w:lang w:val="pt-BR"/>
        </w:rPr>
        <w:t>googlemaps</w:t>
      </w:r>
      <w:proofErr w:type="spellEnd"/>
      <w:r w:rsidR="00BC0CFC">
        <w:rPr>
          <w:lang w:val="pt-BR"/>
        </w:rPr>
        <w:t xml:space="preserve">, </w:t>
      </w:r>
      <w:r w:rsidR="005D54D3">
        <w:rPr>
          <w:lang w:val="pt-BR"/>
        </w:rPr>
        <w:t xml:space="preserve">os gráficos de </w:t>
      </w:r>
      <w:r w:rsidR="00091F0B">
        <w:rPr>
          <w:lang w:val="pt-BR"/>
        </w:rPr>
        <w:t>transito atual se sobrepunha</w:t>
      </w:r>
      <w:r w:rsidR="005D54D3">
        <w:rPr>
          <w:lang w:val="pt-BR"/>
        </w:rPr>
        <w:t>m</w:t>
      </w:r>
      <w:r w:rsidR="00091F0B">
        <w:rPr>
          <w:lang w:val="pt-BR"/>
        </w:rPr>
        <w:t xml:space="preserve"> </w:t>
      </w:r>
      <w:r>
        <w:rPr>
          <w:lang w:val="pt-BR"/>
        </w:rPr>
        <w:t>a</w:t>
      </w:r>
      <w:r w:rsidR="00091F0B">
        <w:rPr>
          <w:lang w:val="pt-BR"/>
        </w:rPr>
        <w:t xml:space="preserve">o </w:t>
      </w:r>
      <w:r w:rsidR="005D54D3">
        <w:rPr>
          <w:lang w:val="pt-BR"/>
        </w:rPr>
        <w:t>d</w:t>
      </w:r>
      <w:r>
        <w:rPr>
          <w:lang w:val="pt-BR"/>
        </w:rPr>
        <w:t>o</w:t>
      </w:r>
      <w:r w:rsidR="005D54D3">
        <w:rPr>
          <w:lang w:val="pt-BR"/>
        </w:rPr>
        <w:t xml:space="preserve"> </w:t>
      </w:r>
      <w:r w:rsidR="00091F0B">
        <w:rPr>
          <w:lang w:val="pt-BR"/>
        </w:rPr>
        <w:t xml:space="preserve">transito típico, o que </w:t>
      </w:r>
      <w:r w:rsidR="0081033C">
        <w:rPr>
          <w:lang w:val="pt-BR"/>
        </w:rPr>
        <w:t>dificulta a determinaç</w:t>
      </w:r>
      <w:r>
        <w:rPr>
          <w:lang w:val="pt-BR"/>
        </w:rPr>
        <w:t>ão do</w:t>
      </w:r>
      <w:r w:rsidR="00366310">
        <w:rPr>
          <w:lang w:val="pt-BR"/>
        </w:rPr>
        <w:t>s</w:t>
      </w:r>
      <w:r>
        <w:rPr>
          <w:lang w:val="pt-BR"/>
        </w:rPr>
        <w:t xml:space="preserve"> dados </w:t>
      </w:r>
      <w:r w:rsidR="0081033C">
        <w:rPr>
          <w:lang w:val="pt-BR"/>
        </w:rPr>
        <w:t>do trajeto</w:t>
      </w:r>
      <w:r w:rsidR="00091F0B">
        <w:rPr>
          <w:lang w:val="pt-BR"/>
        </w:rPr>
        <w:t>.</w:t>
      </w:r>
    </w:p>
    <w:p w14:paraId="30687DD4" w14:textId="29F81813" w:rsidR="00AE4F6A" w:rsidRDefault="00091F0B" w:rsidP="00BC0CFC">
      <w:pPr>
        <w:ind w:firstLine="202"/>
        <w:jc w:val="both"/>
        <w:rPr>
          <w:lang w:val="pt-BR"/>
        </w:rPr>
      </w:pPr>
      <w:r>
        <w:rPr>
          <w:lang w:val="pt-BR"/>
        </w:rPr>
        <w:t>Uma vez escolhido</w:t>
      </w:r>
      <w:r w:rsidR="000C7304">
        <w:rPr>
          <w:lang w:val="pt-BR"/>
        </w:rPr>
        <w:t xml:space="preserve"> o método</w:t>
      </w:r>
      <w:r>
        <w:rPr>
          <w:lang w:val="pt-BR"/>
        </w:rPr>
        <w:t>, f</w:t>
      </w:r>
      <w:r w:rsidR="00160087" w:rsidRPr="00160087">
        <w:rPr>
          <w:lang w:val="pt-BR"/>
        </w:rPr>
        <w:t xml:space="preserve">oi escolhido um dia </w:t>
      </w:r>
      <w:r w:rsidR="00160087">
        <w:rPr>
          <w:lang w:val="pt-BR"/>
        </w:rPr>
        <w:t xml:space="preserve">e um horário </w:t>
      </w:r>
      <w:r w:rsidR="00160087" w:rsidRPr="00160087">
        <w:rPr>
          <w:lang w:val="pt-BR"/>
        </w:rPr>
        <w:t>em me</w:t>
      </w:r>
      <w:r w:rsidR="00990DC5">
        <w:rPr>
          <w:lang w:val="pt-BR"/>
        </w:rPr>
        <w:t>io a semana para obter os dados</w:t>
      </w:r>
      <w:r w:rsidR="00160087" w:rsidRPr="00160087">
        <w:rPr>
          <w:lang w:val="pt-BR"/>
        </w:rPr>
        <w:t xml:space="preserve"> que seriam utilizados no projeto. </w:t>
      </w:r>
      <w:r w:rsidR="0081033C">
        <w:rPr>
          <w:lang w:val="pt-BR"/>
        </w:rPr>
        <w:t>Buscou-se</w:t>
      </w:r>
      <w:r w:rsidR="000C7304">
        <w:rPr>
          <w:lang w:val="pt-BR"/>
        </w:rPr>
        <w:t xml:space="preserve"> </w:t>
      </w:r>
      <w:r w:rsidR="00160087">
        <w:rPr>
          <w:lang w:val="pt-BR"/>
        </w:rPr>
        <w:t xml:space="preserve">um horário em que as cidades estivessem em um horário de pico, ou seja, quando o trânsito estivesse mais lento </w:t>
      </w:r>
      <w:r w:rsidR="006A111A">
        <w:rPr>
          <w:lang w:val="pt-BR"/>
        </w:rPr>
        <w:t xml:space="preserve">do que </w:t>
      </w:r>
      <w:r w:rsidR="00160087">
        <w:rPr>
          <w:lang w:val="pt-BR"/>
        </w:rPr>
        <w:t xml:space="preserve">normalmente, </w:t>
      </w:r>
      <w:r w:rsidR="0081033C">
        <w:rPr>
          <w:lang w:val="pt-BR"/>
        </w:rPr>
        <w:t xml:space="preserve">sendo </w:t>
      </w:r>
      <w:r w:rsidR="00366310">
        <w:rPr>
          <w:lang w:val="pt-BR"/>
        </w:rPr>
        <w:t>assim</w:t>
      </w:r>
      <w:proofErr w:type="gramStart"/>
      <w:r w:rsidR="00366310">
        <w:rPr>
          <w:lang w:val="pt-BR"/>
        </w:rPr>
        <w:t xml:space="preserve"> </w:t>
      </w:r>
      <w:r w:rsidR="0081033C">
        <w:rPr>
          <w:lang w:val="pt-BR"/>
        </w:rPr>
        <w:t>portanto</w:t>
      </w:r>
      <w:proofErr w:type="gramEnd"/>
      <w:r w:rsidR="0081033C">
        <w:rPr>
          <w:lang w:val="pt-BR"/>
        </w:rPr>
        <w:t xml:space="preserve"> </w:t>
      </w:r>
      <w:r w:rsidR="00160087">
        <w:rPr>
          <w:lang w:val="pt-BR"/>
        </w:rPr>
        <w:t>utiliza</w:t>
      </w:r>
      <w:r w:rsidR="0081033C">
        <w:rPr>
          <w:lang w:val="pt-BR"/>
        </w:rPr>
        <w:t>do</w:t>
      </w:r>
      <w:r w:rsidR="00160087">
        <w:rPr>
          <w:lang w:val="pt-BR"/>
        </w:rPr>
        <w:t xml:space="preserve"> o horário d</w:t>
      </w:r>
      <w:r w:rsidR="0081033C">
        <w:rPr>
          <w:lang w:val="pt-BR"/>
        </w:rPr>
        <w:t>as</w:t>
      </w:r>
      <w:r w:rsidR="00160087">
        <w:rPr>
          <w:lang w:val="pt-BR"/>
        </w:rPr>
        <w:t xml:space="preserve"> </w:t>
      </w:r>
      <w:r w:rsidR="00990DC5">
        <w:rPr>
          <w:lang w:val="pt-BR"/>
        </w:rPr>
        <w:t>18h</w:t>
      </w:r>
      <w:r w:rsidR="00160087">
        <w:rPr>
          <w:lang w:val="pt-BR"/>
        </w:rPr>
        <w:t xml:space="preserve">, que é o horário que normalmente </w:t>
      </w:r>
      <w:r>
        <w:rPr>
          <w:lang w:val="pt-BR"/>
        </w:rPr>
        <w:t>a</w:t>
      </w:r>
      <w:r w:rsidR="00990DC5">
        <w:rPr>
          <w:lang w:val="pt-BR"/>
        </w:rPr>
        <w:t xml:space="preserve"> maioria das pessoas </w:t>
      </w:r>
      <w:r w:rsidR="00B76B57">
        <w:rPr>
          <w:lang w:val="pt-BR"/>
        </w:rPr>
        <w:t>vão</w:t>
      </w:r>
      <w:r w:rsidR="00990DC5">
        <w:rPr>
          <w:lang w:val="pt-BR"/>
        </w:rPr>
        <w:t xml:space="preserve"> de seus trabalhos para suas casas.</w:t>
      </w:r>
    </w:p>
    <w:p w14:paraId="6F8C7CC3" w14:textId="28E8E057" w:rsidR="001B7F30" w:rsidRDefault="00857AF8" w:rsidP="00BC0CFC">
      <w:pPr>
        <w:ind w:firstLine="202"/>
        <w:jc w:val="both"/>
        <w:rPr>
          <w:lang w:val="pt-BR"/>
        </w:rPr>
      </w:pPr>
      <w:r>
        <w:rPr>
          <w:lang w:val="pt-BR"/>
        </w:rPr>
        <w:t>Inicialmente o</w:t>
      </w:r>
      <w:r w:rsidR="0081033C">
        <w:rPr>
          <w:lang w:val="pt-BR"/>
        </w:rPr>
        <w:t>s dados das amostras foram coletados por volt</w:t>
      </w:r>
      <w:r>
        <w:rPr>
          <w:lang w:val="pt-BR"/>
        </w:rPr>
        <w:t>a das 18h do dia 30/11/2016</w:t>
      </w:r>
      <w:r w:rsidR="0081033C">
        <w:rPr>
          <w:lang w:val="pt-BR"/>
        </w:rPr>
        <w:t xml:space="preserve">, </w:t>
      </w:r>
      <w:r>
        <w:rPr>
          <w:lang w:val="pt-BR"/>
        </w:rPr>
        <w:t xml:space="preserve">porém houve a necessidade de refazer a coleta nas </w:t>
      </w:r>
      <w:r w:rsidR="0081033C">
        <w:rPr>
          <w:lang w:val="pt-BR"/>
        </w:rPr>
        <w:t>21h</w:t>
      </w:r>
      <w:r>
        <w:rPr>
          <w:lang w:val="pt-BR"/>
        </w:rPr>
        <w:t xml:space="preserve"> (18h no horário EST)</w:t>
      </w:r>
      <w:r w:rsidR="0081033C">
        <w:rPr>
          <w:lang w:val="pt-BR"/>
        </w:rPr>
        <w:t xml:space="preserve"> do dia 02/12/2016 para Boston e Cambridge </w:t>
      </w:r>
      <w:r w:rsidR="006A111A">
        <w:rPr>
          <w:lang w:val="pt-BR"/>
        </w:rPr>
        <w:t>para</w:t>
      </w:r>
      <w:r w:rsidR="0081033C">
        <w:rPr>
          <w:lang w:val="pt-BR"/>
        </w:rPr>
        <w:t xml:space="preserve"> corrigir os dados </w:t>
      </w:r>
      <w:r w:rsidR="00BC1C63">
        <w:rPr>
          <w:lang w:val="pt-BR"/>
        </w:rPr>
        <w:t>por causa do</w:t>
      </w:r>
      <w:r>
        <w:rPr>
          <w:lang w:val="pt-BR"/>
        </w:rPr>
        <w:t xml:space="preserve"> fuso horário diferente.</w:t>
      </w:r>
    </w:p>
    <w:p w14:paraId="4B5B2A30" w14:textId="76B0382B" w:rsidR="00156F01" w:rsidRDefault="003A7E6F" w:rsidP="00156F01">
      <w:pPr>
        <w:ind w:firstLine="202"/>
        <w:jc w:val="both"/>
        <w:rPr>
          <w:lang w:val="pt-BR"/>
        </w:rPr>
      </w:pPr>
      <w:r>
        <w:rPr>
          <w:lang w:val="pt-BR"/>
        </w:rPr>
        <w:t xml:space="preserve">As seguintes imagens foram retiradas durante os horários citados. A partir dessas imagens, arquivos com os dados de trânsito das rotas foram gerados para serem utilizados no </w:t>
      </w:r>
      <w:commentRangeStart w:id="42"/>
      <w:r w:rsidR="001618EF">
        <w:rPr>
          <w:lang w:val="pt-BR"/>
        </w:rPr>
        <w:t xml:space="preserve">programa. </w:t>
      </w:r>
      <w:commentRangeEnd w:id="42"/>
      <w:r w:rsidR="000B5211">
        <w:rPr>
          <w:rStyle w:val="Refdecomentrio"/>
        </w:rPr>
        <w:commentReference w:id="42"/>
      </w:r>
    </w:p>
    <w:p w14:paraId="5A731D16" w14:textId="723BA3C4" w:rsidR="001618EF" w:rsidRDefault="00731845" w:rsidP="00156F01">
      <w:pPr>
        <w:ind w:firstLine="202"/>
        <w:jc w:val="both"/>
        <w:rPr>
          <w:lang w:val="pt-BR"/>
        </w:rPr>
      </w:pPr>
      <w:r w:rsidRPr="001F4C5C">
        <w:rPr>
          <w:noProof/>
          <w:lang w:val="pt-BR" w:eastAsia="ja-JP"/>
        </w:rPr>
        <mc:AlternateContent>
          <mc:Choice Requires="wps">
            <w:drawing>
              <wp:anchor distT="0" distB="0" distL="114300" distR="114300" simplePos="0" relativeHeight="251404800" behindDoc="0" locked="0" layoutInCell="1" allowOverlap="1" wp14:anchorId="0A4442CD" wp14:editId="32953E72">
                <wp:simplePos x="0" y="0"/>
                <wp:positionH relativeFrom="margin">
                  <wp:posOffset>2540</wp:posOffset>
                </wp:positionH>
                <wp:positionV relativeFrom="margin">
                  <wp:posOffset>4757530</wp:posOffset>
                </wp:positionV>
                <wp:extent cx="3057525" cy="2276475"/>
                <wp:effectExtent l="0" t="0" r="9525" b="9525"/>
                <wp:wrapSquare wrapText="bothSides"/>
                <wp:docPr id="1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2276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5737D5" w14:textId="62AC0AD0" w:rsidR="00732898" w:rsidRDefault="00732898" w:rsidP="00155D5C">
                            <w:pPr>
                              <w:pStyle w:val="Textodenotaderodap"/>
                              <w:ind w:firstLine="0"/>
                            </w:pPr>
                            <w:r>
                              <w:rPr>
                                <w:noProof/>
                                <w:lang w:val="pt-BR" w:eastAsia="ja-JP"/>
                              </w:rPr>
                              <w:drawing>
                                <wp:inline distT="0" distB="0" distL="0" distR="0" wp14:anchorId="7D27CA3D" wp14:editId="05124E6C">
                                  <wp:extent cx="3057525" cy="2023901"/>
                                  <wp:effectExtent l="0" t="0" r="0" b="0"/>
                                  <wp:docPr id="42" name="Imagem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tajai---Navegantes-Ferry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3222" cy="20276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05E348" w14:textId="3531CEDE" w:rsidR="00732898" w:rsidRPr="00F2348A" w:rsidRDefault="00732898" w:rsidP="00155D5C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Fig. 5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 xml:space="preserve">Rota mais rápida gerada pelo </w:t>
                            </w:r>
                            <w:proofErr w:type="spellStart"/>
                            <w:r>
                              <w:rPr>
                                <w:lang w:val="pt-BR"/>
                              </w:rPr>
                              <w:t>googlemaps</w:t>
                            </w:r>
                            <w:proofErr w:type="spellEnd"/>
                            <w:r>
                              <w:rPr>
                                <w:lang w:val="pt-BR"/>
                              </w:rPr>
                              <w:t xml:space="preserve"> entre Navegantes e Itajaí</w:t>
                            </w:r>
                          </w:p>
                          <w:p w14:paraId="68ED3990" w14:textId="77777777" w:rsidR="00732898" w:rsidRPr="00F2348A" w:rsidRDefault="00732898" w:rsidP="00155D5C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.2pt;margin-top:374.6pt;width:240.75pt;height:179.25pt;z-index:25140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" stroked="f">
                <v:textbox inset="0,0,0,0">
                  <w:txbxContent>
                    <w:p w14:paraId="7B5737D5" w14:textId="62AC0AD0" w:rsidR="00732898" w:rsidRDefault="00732898" w:rsidP="00155D5C">
                      <w:pPr>
                        <w:pStyle w:val="Textodenotaderodap"/>
                        <w:ind w:firstLine="0"/>
                      </w:pPr>
                      <w:r>
                        <w:rPr>
                          <w:noProof/>
                          <w:lang w:val="pt-BR" w:eastAsia="ja-JP"/>
                        </w:rPr>
                        <w:drawing>
                          <wp:inline distT="0" distB="0" distL="0" distR="0" wp14:anchorId="7D27CA3D" wp14:editId="05124E6C">
                            <wp:extent cx="3057525" cy="2023901"/>
                            <wp:effectExtent l="0" t="0" r="0" b="0"/>
                            <wp:docPr id="42" name="Imagem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tajai---Navegantes-Ferry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63222" cy="20276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05E348" w14:textId="3531CEDE" w:rsidR="00732898" w:rsidRPr="00F2348A" w:rsidRDefault="00732898" w:rsidP="00155D5C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Fig. 5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 xml:space="preserve">Rota mais rápida gerada pelo </w:t>
                      </w:r>
                      <w:proofErr w:type="spellStart"/>
                      <w:r>
                        <w:rPr>
                          <w:lang w:val="pt-BR"/>
                        </w:rPr>
                        <w:t>googlemaps</w:t>
                      </w:r>
                      <w:proofErr w:type="spellEnd"/>
                      <w:r>
                        <w:rPr>
                          <w:lang w:val="pt-BR"/>
                        </w:rPr>
                        <w:t xml:space="preserve"> entre Navegantes e Itajaí</w:t>
                      </w:r>
                    </w:p>
                    <w:p w14:paraId="68ED3990" w14:textId="77777777" w:rsidR="00732898" w:rsidRPr="00F2348A" w:rsidRDefault="00732898" w:rsidP="00155D5C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56F01">
        <w:rPr>
          <w:lang w:val="pt-BR"/>
        </w:rPr>
        <w:t>Abaixo um exemplo de uma das imagens utilizadas para extraç</w:t>
      </w:r>
      <w:r w:rsidR="001F79ED">
        <w:rPr>
          <w:lang w:val="pt-BR"/>
        </w:rPr>
        <w:t>ão de dados, as demais est</w:t>
      </w:r>
      <w:r w:rsidR="00156F01">
        <w:rPr>
          <w:lang w:val="pt-BR"/>
        </w:rPr>
        <w:t>ão em apêndice.</w:t>
      </w:r>
    </w:p>
    <w:p w14:paraId="7F5C26AF" w14:textId="1A551F5A" w:rsidR="00F83C5B" w:rsidRPr="008342A4" w:rsidRDefault="00156F01" w:rsidP="00D55D31">
      <w:pPr>
        <w:jc w:val="both"/>
        <w:rPr>
          <w:lang w:val="pt-BR"/>
        </w:rPr>
      </w:pPr>
      <w:r>
        <w:rPr>
          <w:lang w:val="pt-BR"/>
        </w:rPr>
        <w:tab/>
      </w:r>
      <w:r w:rsidR="008E3EF3">
        <w:rPr>
          <w:lang w:val="pt-BR"/>
        </w:rPr>
        <w:t>Na figura 5</w:t>
      </w:r>
      <w:r>
        <w:rPr>
          <w:lang w:val="pt-BR"/>
        </w:rPr>
        <w:t xml:space="preserve">, temos a variação do trânsito durante a rota, </w:t>
      </w:r>
      <w:r w:rsidR="00731845">
        <w:rPr>
          <w:lang w:val="pt-BR"/>
        </w:rPr>
        <w:t>cada variação</w:t>
      </w:r>
      <w:r>
        <w:rPr>
          <w:lang w:val="pt-BR"/>
        </w:rPr>
        <w:t xml:space="preserve"> foi </w:t>
      </w:r>
      <w:r w:rsidR="00731845">
        <w:rPr>
          <w:lang w:val="pt-BR"/>
        </w:rPr>
        <w:t>catalogada</w:t>
      </w:r>
      <w:r>
        <w:rPr>
          <w:lang w:val="pt-BR"/>
        </w:rPr>
        <w:t xml:space="preserve"> em um arquivo para ser utilizado no programa.</w:t>
      </w:r>
      <w:r w:rsidR="008342A4">
        <w:rPr>
          <w:lang w:val="pt-BR"/>
        </w:rPr>
        <w:t xml:space="preserve"> Os dados dos arquivos utilizados estão em apêndice.</w:t>
      </w:r>
    </w:p>
    <w:p w14:paraId="32A73092" w14:textId="7C1B883F" w:rsidR="00317B3D" w:rsidRDefault="00317B3D" w:rsidP="00BC0CFC">
      <w:pPr>
        <w:pStyle w:val="Ttulo2"/>
        <w:jc w:val="both"/>
        <w:rPr>
          <w:lang w:val="pt-BR"/>
        </w:rPr>
      </w:pPr>
      <w:r w:rsidRPr="00317B3D">
        <w:rPr>
          <w:lang w:val="pt-BR"/>
        </w:rPr>
        <w:t>Método de Seleção de Dados de Custo</w:t>
      </w:r>
    </w:p>
    <w:p w14:paraId="20B8FC8D" w14:textId="54593A63" w:rsidR="00317B3D" w:rsidRDefault="00922F96" w:rsidP="00BC0CFC">
      <w:pPr>
        <w:ind w:firstLine="202"/>
        <w:jc w:val="both"/>
        <w:rPr>
          <w:lang w:val="pt-BR"/>
        </w:rPr>
      </w:pPr>
      <w:r>
        <w:rPr>
          <w:lang w:val="pt-BR"/>
        </w:rPr>
        <w:t>Para o cálculo de gasto médio das vias, foi utilizado como base o carro mais vendido de 2016</w:t>
      </w:r>
      <w:r w:rsidR="00A04D86">
        <w:rPr>
          <w:lang w:val="pt-BR"/>
        </w:rPr>
        <w:t>, o</w:t>
      </w:r>
      <w:r>
        <w:rPr>
          <w:lang w:val="pt-BR"/>
        </w:rPr>
        <w:t xml:space="preserve"> Chevrolet </w:t>
      </w:r>
      <w:proofErr w:type="spellStart"/>
      <w:r>
        <w:rPr>
          <w:lang w:val="pt-BR"/>
        </w:rPr>
        <w:t>Onix</w:t>
      </w:r>
      <w:proofErr w:type="spellEnd"/>
      <w:r w:rsidR="00A51944">
        <w:rPr>
          <w:lang w:val="pt-BR"/>
        </w:rPr>
        <w:t xml:space="preserve"> [</w:t>
      </w:r>
      <w:proofErr w:type="gramStart"/>
      <w:ins w:id="43" w:author="Adson Estevesa" w:date="2016-12-19T14:21:00Z">
        <w:r w:rsidR="003956E6">
          <w:rPr>
            <w:lang w:val="pt-BR"/>
          </w:rPr>
          <w:t>7</w:t>
        </w:r>
      </w:ins>
      <w:proofErr w:type="gramEnd"/>
      <w:del w:id="44" w:author="Adson Estevesa" w:date="2016-12-19T14:21:00Z">
        <w:r w:rsidR="00916370" w:rsidDel="003956E6">
          <w:rPr>
            <w:lang w:val="pt-BR"/>
          </w:rPr>
          <w:delText>6</w:delText>
        </w:r>
      </w:del>
      <w:r w:rsidR="00916370">
        <w:rPr>
          <w:lang w:val="pt-BR"/>
        </w:rPr>
        <w:t>]</w:t>
      </w:r>
      <w:r>
        <w:rPr>
          <w:lang w:val="pt-BR"/>
        </w:rPr>
        <w:t>.</w:t>
      </w:r>
      <w:r w:rsidR="00857AF8">
        <w:rPr>
          <w:lang w:val="pt-BR"/>
        </w:rPr>
        <w:t xml:space="preserve"> </w:t>
      </w:r>
    </w:p>
    <w:p w14:paraId="72E318FC" w14:textId="7E21CD44" w:rsidR="00922F96" w:rsidRDefault="00857AF8" w:rsidP="00BC0CFC">
      <w:pPr>
        <w:ind w:firstLine="202"/>
        <w:jc w:val="both"/>
        <w:rPr>
          <w:lang w:val="pt-BR"/>
        </w:rPr>
      </w:pPr>
      <w:r>
        <w:rPr>
          <w:lang w:val="pt-BR"/>
        </w:rPr>
        <w:lastRenderedPageBreak/>
        <w:t>Foi utilizada na</w:t>
      </w:r>
      <w:r w:rsidR="00922F96">
        <w:rPr>
          <w:lang w:val="pt-BR"/>
        </w:rPr>
        <w:t xml:space="preserve"> simulação </w:t>
      </w:r>
      <w:r>
        <w:rPr>
          <w:lang w:val="pt-BR"/>
        </w:rPr>
        <w:t>como</w:t>
      </w:r>
      <w:r w:rsidR="00922F96">
        <w:rPr>
          <w:lang w:val="pt-BR"/>
        </w:rPr>
        <w:t xml:space="preserve"> </w:t>
      </w:r>
      <w:r>
        <w:rPr>
          <w:lang w:val="pt-BR"/>
        </w:rPr>
        <w:t xml:space="preserve">parâmetro as especificações de consumo do modelo </w:t>
      </w:r>
      <w:r w:rsidR="00922F96">
        <w:rPr>
          <w:lang w:val="pt-BR"/>
        </w:rPr>
        <w:t xml:space="preserve">Chevrolet </w:t>
      </w:r>
      <w:proofErr w:type="spellStart"/>
      <w:r w:rsidR="00922F96">
        <w:rPr>
          <w:lang w:val="pt-BR"/>
        </w:rPr>
        <w:t>Onix</w:t>
      </w:r>
      <w:proofErr w:type="spellEnd"/>
      <w:r w:rsidR="00922F96">
        <w:rPr>
          <w:lang w:val="pt-BR"/>
        </w:rPr>
        <w:t xml:space="preserve"> 1.4 LT e LTZ, com câmbio automático de 6 velocidades</w:t>
      </w:r>
      <w:r w:rsidR="00D43FE6">
        <w:rPr>
          <w:lang w:val="pt-BR"/>
        </w:rPr>
        <w:t>. O custo de gasolina deste carro é de 11,7 km/l na cidade e 13,9 km/l na estrada</w:t>
      </w:r>
      <w:r w:rsidR="00916370">
        <w:rPr>
          <w:lang w:val="pt-BR"/>
        </w:rPr>
        <w:t xml:space="preserve"> [</w:t>
      </w:r>
      <w:proofErr w:type="gramStart"/>
      <w:ins w:id="45" w:author="Adson Estevesa" w:date="2016-12-19T14:21:00Z">
        <w:r w:rsidR="003956E6">
          <w:rPr>
            <w:lang w:val="pt-BR"/>
          </w:rPr>
          <w:t>8</w:t>
        </w:r>
      </w:ins>
      <w:proofErr w:type="gramEnd"/>
      <w:del w:id="46" w:author="Adson Estevesa" w:date="2016-12-19T14:21:00Z">
        <w:r w:rsidR="00916370" w:rsidDel="003956E6">
          <w:rPr>
            <w:lang w:val="pt-BR"/>
          </w:rPr>
          <w:delText>7</w:delText>
        </w:r>
      </w:del>
      <w:r w:rsidR="00A51944">
        <w:rPr>
          <w:lang w:val="pt-BR"/>
        </w:rPr>
        <w:t>].</w:t>
      </w:r>
    </w:p>
    <w:p w14:paraId="345BF0F4" w14:textId="71CCA52F" w:rsidR="00D43FE6" w:rsidRDefault="00D43FE6" w:rsidP="00857AF8">
      <w:pPr>
        <w:ind w:firstLine="202"/>
        <w:jc w:val="both"/>
        <w:rPr>
          <w:lang w:val="pt-BR"/>
        </w:rPr>
      </w:pPr>
      <w:r>
        <w:rPr>
          <w:lang w:val="pt-BR"/>
        </w:rPr>
        <w:t xml:space="preserve">O preço da gasolina foi </w:t>
      </w:r>
      <w:r w:rsidR="00857AF8">
        <w:rPr>
          <w:lang w:val="pt-BR"/>
        </w:rPr>
        <w:t>considerado como</w:t>
      </w:r>
      <w:r>
        <w:rPr>
          <w:lang w:val="pt-BR"/>
        </w:rPr>
        <w:t xml:space="preserve"> R$ 3,3</w:t>
      </w:r>
      <w:r w:rsidR="00A04D86">
        <w:rPr>
          <w:lang w:val="pt-BR"/>
        </w:rPr>
        <w:t>0</w:t>
      </w:r>
      <w:r>
        <w:rPr>
          <w:lang w:val="pt-BR"/>
        </w:rPr>
        <w:t xml:space="preserve"> o litro, que é o preço atual da gasolina em Itajaí</w:t>
      </w:r>
      <w:r w:rsidR="00916370">
        <w:rPr>
          <w:lang w:val="pt-BR"/>
        </w:rPr>
        <w:t xml:space="preserve"> [</w:t>
      </w:r>
      <w:proofErr w:type="gramStart"/>
      <w:ins w:id="47" w:author="Adson Estevesa" w:date="2016-12-19T14:21:00Z">
        <w:r w:rsidR="003956E6">
          <w:rPr>
            <w:lang w:val="pt-BR"/>
          </w:rPr>
          <w:t>9</w:t>
        </w:r>
      </w:ins>
      <w:proofErr w:type="gramEnd"/>
      <w:del w:id="48" w:author="Adson Estevesa" w:date="2016-12-19T14:21:00Z">
        <w:r w:rsidR="00916370" w:rsidDel="003956E6">
          <w:rPr>
            <w:lang w:val="pt-BR"/>
          </w:rPr>
          <w:delText>8</w:delText>
        </w:r>
      </w:del>
      <w:r w:rsidR="00CB0502">
        <w:rPr>
          <w:lang w:val="pt-BR"/>
        </w:rPr>
        <w:t>]</w:t>
      </w:r>
      <w:r w:rsidR="003A7E6F">
        <w:rPr>
          <w:lang w:val="pt-BR"/>
        </w:rPr>
        <w:t>.</w:t>
      </w:r>
      <w:r w:rsidR="00857AF8">
        <w:rPr>
          <w:lang w:val="pt-BR"/>
        </w:rPr>
        <w:t xml:space="preserve"> Houve a necessidade de considera</w:t>
      </w:r>
      <w:r w:rsidR="008E46A8">
        <w:rPr>
          <w:lang w:val="pt-BR"/>
        </w:rPr>
        <w:t>r no trajeto entre Itajaí e Nave</w:t>
      </w:r>
      <w:r w:rsidR="00857AF8">
        <w:rPr>
          <w:lang w:val="pt-BR"/>
        </w:rPr>
        <w:t>g</w:t>
      </w:r>
      <w:r w:rsidR="008E46A8">
        <w:rPr>
          <w:lang w:val="pt-BR"/>
        </w:rPr>
        <w:t>a</w:t>
      </w:r>
      <w:r w:rsidR="00857AF8">
        <w:rPr>
          <w:lang w:val="pt-BR"/>
        </w:rPr>
        <w:t>nt</w:t>
      </w:r>
      <w:r w:rsidR="00CB0502">
        <w:rPr>
          <w:lang w:val="pt-BR"/>
        </w:rPr>
        <w:t>e</w:t>
      </w:r>
      <w:r w:rsidR="00857AF8">
        <w:rPr>
          <w:lang w:val="pt-BR"/>
        </w:rPr>
        <w:t>s o custo de transporte da balsa, que</w:t>
      </w:r>
      <w:r w:rsidR="00581B31">
        <w:rPr>
          <w:lang w:val="pt-BR"/>
        </w:rPr>
        <w:t xml:space="preserve"> é de </w:t>
      </w:r>
      <w:r w:rsidR="00A04D86">
        <w:rPr>
          <w:lang w:val="pt-BR"/>
        </w:rPr>
        <w:t xml:space="preserve">R$ </w:t>
      </w:r>
      <w:r w:rsidR="00581B31">
        <w:rPr>
          <w:lang w:val="pt-BR"/>
        </w:rPr>
        <w:t>8,75</w:t>
      </w:r>
      <w:r w:rsidR="00857AF8">
        <w:rPr>
          <w:lang w:val="pt-BR"/>
        </w:rPr>
        <w:t>.</w:t>
      </w:r>
    </w:p>
    <w:p w14:paraId="67A54C97" w14:textId="7058432F" w:rsidR="00857AF8" w:rsidRDefault="00771624" w:rsidP="00857AF8">
      <w:pPr>
        <w:ind w:firstLine="202"/>
        <w:jc w:val="both"/>
        <w:rPr>
          <w:lang w:val="pt-BR"/>
        </w:rPr>
      </w:pPr>
      <w:r>
        <w:rPr>
          <w:lang w:val="pt-BR"/>
        </w:rPr>
        <w:t>Os cálculos para descobrir os parâmetros de gasto, foram</w:t>
      </w:r>
      <w:r w:rsidR="00857AF8">
        <w:rPr>
          <w:lang w:val="pt-BR"/>
        </w:rPr>
        <w:t xml:space="preserve"> através de duas contas: a primeira calcula quantos litros de gasolina foram gastados no trajeto e a segunda quanto custaria a </w:t>
      </w:r>
      <w:r w:rsidR="002119AE">
        <w:rPr>
          <w:lang w:val="pt-BR"/>
        </w:rPr>
        <w:t>compra dos litros</w:t>
      </w:r>
      <w:r w:rsidR="00857AF8">
        <w:rPr>
          <w:lang w:val="pt-BR"/>
        </w:rPr>
        <w:t xml:space="preserve"> utilizada no trajeto co</w:t>
      </w:r>
      <w:r w:rsidR="00D06E43">
        <w:rPr>
          <w:lang w:val="pt-BR"/>
        </w:rPr>
        <w:t>m base no preço atual da cidade de</w:t>
      </w:r>
      <w:r w:rsidR="00857AF8">
        <w:rPr>
          <w:lang w:val="pt-BR"/>
        </w:rPr>
        <w:t xml:space="preserve"> Itajaí.</w:t>
      </w:r>
    </w:p>
    <w:p w14:paraId="4FABD6B6" w14:textId="08450EC0" w:rsidR="00CB7AB2" w:rsidRDefault="00CB7AB2" w:rsidP="00BC0CFC">
      <w:pPr>
        <w:ind w:firstLine="202"/>
        <w:jc w:val="both"/>
        <w:rPr>
          <w:b/>
          <w:lang w:val="pt-BR"/>
        </w:rPr>
      </w:pPr>
    </w:p>
    <w:p w14:paraId="70F1EB5C" w14:textId="4102FD09" w:rsidR="00CB7AB2" w:rsidRDefault="00CB7AB2" w:rsidP="00BC0CFC">
      <w:pPr>
        <w:ind w:firstLine="202"/>
        <w:jc w:val="both"/>
        <w:rPr>
          <w:b/>
          <w:lang w:val="pt-BR"/>
        </w:rPr>
      </w:pPr>
      <w:commentRangeStart w:id="49"/>
      <w:r w:rsidRPr="00CB7AB2">
        <w:rPr>
          <w:b/>
          <w:lang w:val="pt-BR"/>
        </w:rPr>
        <w:t xml:space="preserve">Consumo </w:t>
      </w:r>
      <w:commentRangeEnd w:id="49"/>
      <w:r w:rsidR="00611067">
        <w:rPr>
          <w:rStyle w:val="Refdecomentrio"/>
        </w:rPr>
        <w:commentReference w:id="49"/>
      </w:r>
      <w:r w:rsidRPr="00CB7AB2">
        <w:rPr>
          <w:b/>
          <w:lang w:val="pt-BR"/>
        </w:rPr>
        <w:t>Itajaí – Navegante</w:t>
      </w:r>
      <w:r w:rsidR="00BC0CFC">
        <w:rPr>
          <w:b/>
          <w:lang w:val="pt-BR"/>
        </w:rPr>
        <w:t>s</w:t>
      </w:r>
      <w:r w:rsidRPr="00CB7AB2">
        <w:rPr>
          <w:b/>
          <w:lang w:val="pt-BR"/>
        </w:rPr>
        <w:t xml:space="preserve"> por Ferry </w:t>
      </w:r>
      <w:proofErr w:type="spellStart"/>
      <w:r w:rsidRPr="00CB7AB2">
        <w:rPr>
          <w:b/>
          <w:lang w:val="pt-BR"/>
        </w:rPr>
        <w:t>boat</w:t>
      </w:r>
      <w:proofErr w:type="spellEnd"/>
    </w:p>
    <w:p w14:paraId="0594EBA8" w14:textId="53AF3E9C" w:rsidR="00CB7AB2" w:rsidRPr="00CB7AB2" w:rsidRDefault="00CB7AB2" w:rsidP="00BC0CFC">
      <w:pPr>
        <w:ind w:firstLine="202"/>
        <w:jc w:val="both"/>
        <w:rPr>
          <w:b/>
          <w:lang w:val="pt-BR"/>
        </w:rPr>
      </w:pPr>
    </w:p>
    <w:p w14:paraId="0C8FC7F2" w14:textId="442A4AE8" w:rsidR="00CB7AB2" w:rsidRPr="0008558D" w:rsidRDefault="00732898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 xml:space="preserve">11,7 km </m:t>
              </m:r>
            </m:num>
            <m:den>
              <m:r>
                <w:rPr>
                  <w:rFonts w:ascii="Cambria Math" w:hAnsi="Cambria Math"/>
                  <w:lang w:val="pt-BR"/>
                </w:rPr>
                <m:t>2,45 km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0,21 L</m:t>
              </m:r>
            </m:den>
          </m:f>
        </m:oMath>
      </m:oMathPara>
    </w:p>
    <w:p w14:paraId="31A960AF" w14:textId="77777777" w:rsidR="0008558D" w:rsidRPr="00E14867" w:rsidRDefault="0008558D" w:rsidP="00BC0CFC">
      <w:pPr>
        <w:ind w:firstLine="202"/>
        <w:jc w:val="both"/>
        <w:rPr>
          <w:lang w:val="pt-BR"/>
        </w:rPr>
      </w:pPr>
    </w:p>
    <w:p w14:paraId="04887C93" w14:textId="32819D5D" w:rsidR="00E14867" w:rsidRPr="00F575E5" w:rsidRDefault="00732898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 xml:space="preserve">1 L </m:t>
              </m:r>
            </m:num>
            <m:den>
              <m:r>
                <w:rPr>
                  <w:rFonts w:ascii="Cambria Math" w:hAnsi="Cambria Math"/>
                  <w:lang w:val="pt-BR"/>
                </w:rPr>
                <m:t>0,21 L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R$ 3,30</m:t>
              </m:r>
            </m:num>
            <m:den>
              <m:r>
                <w:rPr>
                  <w:rFonts w:ascii="Cambria Math" w:hAnsi="Cambria Math"/>
                  <w:lang w:val="pt-BR"/>
                </w:rPr>
                <m:t>R$ 0,70</m:t>
              </m:r>
            </m:den>
          </m:f>
        </m:oMath>
      </m:oMathPara>
    </w:p>
    <w:p w14:paraId="4D0A2C8B" w14:textId="1DEE93CD" w:rsidR="00581B31" w:rsidRPr="00CB7AB2" w:rsidRDefault="00581B31" w:rsidP="0008558D">
      <w:pPr>
        <w:ind w:firstLine="202"/>
        <w:jc w:val="both"/>
        <w:rPr>
          <w:lang w:val="pt-BR"/>
        </w:rPr>
      </w:pPr>
    </w:p>
    <w:p w14:paraId="74ED4C0E" w14:textId="3AB566B7" w:rsidR="00CB7AB2" w:rsidRDefault="00CB7AB2" w:rsidP="00BC0CFC">
      <w:pPr>
        <w:ind w:firstLine="202"/>
        <w:jc w:val="both"/>
        <w:rPr>
          <w:b/>
          <w:lang w:val="pt-BR"/>
        </w:rPr>
      </w:pPr>
    </w:p>
    <w:p w14:paraId="11AD1341" w14:textId="515CE8BE" w:rsidR="00CB7AB2" w:rsidRDefault="00CB7AB2" w:rsidP="00BC0CFC">
      <w:pPr>
        <w:ind w:firstLine="202"/>
        <w:jc w:val="both"/>
        <w:rPr>
          <w:b/>
          <w:lang w:val="pt-BR"/>
        </w:rPr>
      </w:pPr>
      <w:r w:rsidRPr="00CB7AB2">
        <w:rPr>
          <w:b/>
          <w:lang w:val="pt-BR"/>
        </w:rPr>
        <w:t>Consumo Itajaí – Navegante</w:t>
      </w:r>
      <w:r w:rsidR="00BC0CFC">
        <w:rPr>
          <w:b/>
          <w:lang w:val="pt-BR"/>
        </w:rPr>
        <w:t>s</w:t>
      </w:r>
      <w:r w:rsidRPr="00CB7AB2">
        <w:rPr>
          <w:b/>
          <w:lang w:val="pt-BR"/>
        </w:rPr>
        <w:t xml:space="preserve"> </w:t>
      </w:r>
      <w:r>
        <w:rPr>
          <w:b/>
          <w:lang w:val="pt-BR"/>
        </w:rPr>
        <w:t>pela BR</w:t>
      </w:r>
    </w:p>
    <w:p w14:paraId="37C8643A" w14:textId="7C7594CE" w:rsidR="00CB7AB2" w:rsidRPr="00CB7AB2" w:rsidRDefault="00CB7AB2" w:rsidP="00BC0CFC">
      <w:pPr>
        <w:ind w:firstLine="202"/>
        <w:jc w:val="both"/>
        <w:rPr>
          <w:b/>
          <w:lang w:val="pt-BR"/>
        </w:rPr>
      </w:pPr>
    </w:p>
    <w:p w14:paraId="1DB9E714" w14:textId="18798C73" w:rsidR="00CB7AB2" w:rsidRDefault="00732898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 xml:space="preserve">11,7 km </m:t>
              </m:r>
            </m:num>
            <m:den>
              <m:r>
                <w:rPr>
                  <w:rFonts w:ascii="Cambria Math" w:hAnsi="Cambria Math"/>
                  <w:lang w:val="pt-BR"/>
                </w:rPr>
                <m:t>27,1 km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2,32 L</m:t>
              </m:r>
            </m:den>
          </m:f>
        </m:oMath>
      </m:oMathPara>
    </w:p>
    <w:p w14:paraId="7FE2B437" w14:textId="02097E21" w:rsidR="00CB7AB2" w:rsidRDefault="00CB7AB2" w:rsidP="00BC0CFC">
      <w:pPr>
        <w:ind w:firstLine="202"/>
        <w:jc w:val="both"/>
        <w:rPr>
          <w:lang w:val="pt-BR"/>
        </w:rPr>
      </w:pPr>
    </w:p>
    <w:p w14:paraId="3728ACE6" w14:textId="54C26AE3" w:rsidR="00CB7AB2" w:rsidRPr="00CB7AB2" w:rsidRDefault="00732898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2,32 L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R$ 3,30</m:t>
              </m:r>
            </m:num>
            <m:den>
              <m:r>
                <w:rPr>
                  <w:rFonts w:ascii="Cambria Math" w:hAnsi="Cambria Math"/>
                  <w:lang w:val="pt-BR"/>
                </w:rPr>
                <m:t>R$ 7,66</m:t>
              </m:r>
            </m:den>
          </m:f>
        </m:oMath>
      </m:oMathPara>
    </w:p>
    <w:p w14:paraId="0E58F3FD" w14:textId="447A3D31" w:rsidR="00CB7AB2" w:rsidRDefault="00CB7AB2" w:rsidP="00BC0CFC">
      <w:pPr>
        <w:ind w:firstLine="202"/>
        <w:jc w:val="both"/>
        <w:rPr>
          <w:lang w:val="pt-BR"/>
        </w:rPr>
      </w:pPr>
    </w:p>
    <w:p w14:paraId="0C4F7FF6" w14:textId="507604F4" w:rsidR="00CB7AB2" w:rsidRPr="00F66010" w:rsidRDefault="00CB7AB2" w:rsidP="00F66010">
      <w:pPr>
        <w:ind w:firstLine="202"/>
        <w:jc w:val="both"/>
        <w:rPr>
          <w:b/>
          <w:lang w:val="pt-BR"/>
        </w:rPr>
      </w:pPr>
      <w:r w:rsidRPr="00CB7AB2">
        <w:rPr>
          <w:b/>
          <w:lang w:val="pt-BR"/>
        </w:rPr>
        <w:t xml:space="preserve">Consumo </w:t>
      </w:r>
      <w:r>
        <w:rPr>
          <w:b/>
          <w:lang w:val="pt-BR"/>
        </w:rPr>
        <w:t>São José – Florianópolis caminho lento</w:t>
      </w:r>
    </w:p>
    <w:p w14:paraId="60ECB0B2" w14:textId="479CA75F" w:rsidR="00CB7AB2" w:rsidRPr="0008558D" w:rsidRDefault="00CB7AB2" w:rsidP="00BC0CFC">
      <w:pPr>
        <w:ind w:firstLine="202"/>
        <w:jc w:val="both"/>
        <w:rPr>
          <w:lang w:val="pt-BR"/>
        </w:rPr>
      </w:pPr>
    </w:p>
    <w:p w14:paraId="4C4BF1D8" w14:textId="3D48CF11" w:rsidR="0008558D" w:rsidRPr="00F66010" w:rsidRDefault="00732898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 xml:space="preserve">11,7 km </m:t>
              </m:r>
            </m:num>
            <m:den>
              <m:r>
                <w:rPr>
                  <w:rFonts w:ascii="Cambria Math" w:hAnsi="Cambria Math"/>
                  <w:lang w:val="pt-BR"/>
                </w:rPr>
                <m:t>14,5 km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1,24 L</m:t>
              </m:r>
            </m:den>
          </m:f>
        </m:oMath>
      </m:oMathPara>
    </w:p>
    <w:p w14:paraId="590C85CE" w14:textId="77777777" w:rsidR="00F66010" w:rsidRDefault="00F66010" w:rsidP="00BC0CFC">
      <w:pPr>
        <w:ind w:firstLine="202"/>
        <w:jc w:val="both"/>
        <w:rPr>
          <w:lang w:val="pt-BR"/>
        </w:rPr>
      </w:pPr>
    </w:p>
    <w:p w14:paraId="73437C92" w14:textId="5F6F3325" w:rsidR="00CB7AB2" w:rsidRPr="00CB7AB2" w:rsidRDefault="00732898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1,24 L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R$ 3,30</m:t>
              </m:r>
            </m:num>
            <m:den>
              <m:r>
                <w:rPr>
                  <w:rFonts w:ascii="Cambria Math" w:hAnsi="Cambria Math"/>
                  <w:lang w:val="pt-BR"/>
                </w:rPr>
                <m:t>R$ 4,10</m:t>
              </m:r>
            </m:den>
          </m:f>
        </m:oMath>
      </m:oMathPara>
    </w:p>
    <w:p w14:paraId="7F0EDA0E" w14:textId="0AF0FEA1" w:rsidR="00CB7AB2" w:rsidRPr="00317B3D" w:rsidRDefault="00CB7AB2" w:rsidP="00BC0CFC">
      <w:pPr>
        <w:ind w:firstLine="202"/>
        <w:jc w:val="both"/>
        <w:rPr>
          <w:lang w:val="pt-BR"/>
        </w:rPr>
      </w:pPr>
    </w:p>
    <w:p w14:paraId="226A3B9E" w14:textId="1F507F39" w:rsidR="00CB7AB2" w:rsidRDefault="00CB7AB2" w:rsidP="00BC0CFC">
      <w:pPr>
        <w:ind w:firstLine="202"/>
        <w:jc w:val="both"/>
        <w:rPr>
          <w:b/>
          <w:lang w:val="pt-BR"/>
        </w:rPr>
      </w:pPr>
      <w:r w:rsidRPr="00CB7AB2">
        <w:rPr>
          <w:b/>
          <w:lang w:val="pt-BR"/>
        </w:rPr>
        <w:t xml:space="preserve">Consumo </w:t>
      </w:r>
      <w:r>
        <w:rPr>
          <w:b/>
          <w:lang w:val="pt-BR"/>
        </w:rPr>
        <w:t>São José – Florianópolis caminho rápido</w:t>
      </w:r>
    </w:p>
    <w:p w14:paraId="607DF017" w14:textId="1CD7F5DC" w:rsidR="00CB7AB2" w:rsidRPr="00CB7AB2" w:rsidRDefault="00CB7AB2" w:rsidP="00BC0CFC">
      <w:pPr>
        <w:ind w:firstLine="202"/>
        <w:jc w:val="both"/>
        <w:rPr>
          <w:b/>
          <w:lang w:val="pt-BR"/>
        </w:rPr>
      </w:pPr>
    </w:p>
    <w:p w14:paraId="5A709E6F" w14:textId="78AD5C21" w:rsidR="00CB7AB2" w:rsidRDefault="00732898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 xml:space="preserve">11,7 km </m:t>
              </m:r>
            </m:num>
            <m:den>
              <m:r>
                <w:rPr>
                  <w:rFonts w:ascii="Cambria Math" w:hAnsi="Cambria Math"/>
                  <w:lang w:val="pt-BR"/>
                </w:rPr>
                <m:t>11, 4 km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0,97 L</m:t>
              </m:r>
            </m:den>
          </m:f>
        </m:oMath>
      </m:oMathPara>
    </w:p>
    <w:p w14:paraId="2D7B00BC" w14:textId="68C1F408" w:rsidR="00CB7AB2" w:rsidRDefault="00CB7AB2" w:rsidP="00BC0CFC">
      <w:pPr>
        <w:ind w:firstLine="202"/>
        <w:jc w:val="both"/>
        <w:rPr>
          <w:lang w:val="pt-BR"/>
        </w:rPr>
      </w:pPr>
    </w:p>
    <w:p w14:paraId="62D8022A" w14:textId="4FBDD538" w:rsidR="00CB7AB2" w:rsidRPr="00CB7AB2" w:rsidRDefault="00732898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0,97 L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R$ 3,30</m:t>
              </m:r>
            </m:num>
            <m:den>
              <m:r>
                <w:rPr>
                  <w:rFonts w:ascii="Cambria Math" w:hAnsi="Cambria Math"/>
                  <w:lang w:val="pt-BR"/>
                </w:rPr>
                <m:t>R$ 3,20</m:t>
              </m:r>
            </m:den>
          </m:f>
        </m:oMath>
      </m:oMathPara>
    </w:p>
    <w:p w14:paraId="13D7E53E" w14:textId="290395AF" w:rsidR="00CB7AB2" w:rsidRPr="00317B3D" w:rsidRDefault="00CB7AB2" w:rsidP="00BC0CFC">
      <w:pPr>
        <w:ind w:firstLine="202"/>
        <w:jc w:val="both"/>
        <w:rPr>
          <w:lang w:val="pt-BR"/>
        </w:rPr>
      </w:pPr>
    </w:p>
    <w:p w14:paraId="47EE57DB" w14:textId="3026ADA0" w:rsidR="00FB6299" w:rsidRDefault="00FB6299" w:rsidP="00BC0CFC">
      <w:pPr>
        <w:ind w:firstLine="202"/>
        <w:jc w:val="both"/>
        <w:rPr>
          <w:b/>
          <w:lang w:val="pt-BR"/>
        </w:rPr>
      </w:pPr>
      <w:r w:rsidRPr="00CB7AB2">
        <w:rPr>
          <w:b/>
          <w:lang w:val="pt-BR"/>
        </w:rPr>
        <w:t xml:space="preserve">Consumo </w:t>
      </w:r>
      <w:r>
        <w:rPr>
          <w:b/>
          <w:lang w:val="pt-BR"/>
        </w:rPr>
        <w:t>Boston – Cambridge caminho lento</w:t>
      </w:r>
    </w:p>
    <w:p w14:paraId="1DAD4CFE" w14:textId="77777777" w:rsidR="00FB6299" w:rsidRPr="00CB7AB2" w:rsidRDefault="00FB6299" w:rsidP="00BC0CFC">
      <w:pPr>
        <w:ind w:firstLine="202"/>
        <w:jc w:val="both"/>
        <w:rPr>
          <w:b/>
          <w:lang w:val="pt-BR"/>
        </w:rPr>
      </w:pPr>
    </w:p>
    <w:p w14:paraId="1C6F7D59" w14:textId="48B79407" w:rsidR="00FB6299" w:rsidRDefault="00732898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 xml:space="preserve">11,7 km </m:t>
              </m:r>
            </m:num>
            <m:den>
              <m:r>
                <w:rPr>
                  <w:rFonts w:ascii="Cambria Math" w:hAnsi="Cambria Math"/>
                  <w:lang w:val="pt-BR"/>
                </w:rPr>
                <m:t>7,08 km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0,61 L</m:t>
              </m:r>
            </m:den>
          </m:f>
        </m:oMath>
      </m:oMathPara>
    </w:p>
    <w:p w14:paraId="7C288756" w14:textId="7AF50D0D" w:rsidR="00FB6299" w:rsidRDefault="00FB6299" w:rsidP="00BC0CFC">
      <w:pPr>
        <w:ind w:firstLine="202"/>
        <w:jc w:val="both"/>
        <w:rPr>
          <w:lang w:val="pt-BR"/>
        </w:rPr>
      </w:pPr>
    </w:p>
    <w:p w14:paraId="39DCDD70" w14:textId="3FAD2F06" w:rsidR="00FB6299" w:rsidRPr="00CB7AB2" w:rsidRDefault="00732898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0,61 L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R$ 3,30</m:t>
              </m:r>
            </m:num>
            <m:den>
              <m:r>
                <w:rPr>
                  <w:rFonts w:ascii="Cambria Math" w:hAnsi="Cambria Math"/>
                  <w:lang w:val="pt-BR"/>
                </w:rPr>
                <m:t>R$ 2,01</m:t>
              </m:r>
            </m:den>
          </m:f>
        </m:oMath>
      </m:oMathPara>
    </w:p>
    <w:p w14:paraId="6927DA71" w14:textId="197AF8C0" w:rsidR="00FB6299" w:rsidRPr="00317B3D" w:rsidRDefault="00FB6299" w:rsidP="00BC0CFC">
      <w:pPr>
        <w:ind w:firstLine="202"/>
        <w:jc w:val="both"/>
        <w:rPr>
          <w:lang w:val="pt-BR"/>
        </w:rPr>
      </w:pPr>
    </w:p>
    <w:p w14:paraId="255B916A" w14:textId="039F5CF2" w:rsidR="00FB6299" w:rsidRDefault="00FB6299" w:rsidP="00BC0CFC">
      <w:pPr>
        <w:ind w:firstLine="202"/>
        <w:jc w:val="both"/>
        <w:rPr>
          <w:b/>
          <w:lang w:val="pt-BR"/>
        </w:rPr>
      </w:pPr>
      <w:r w:rsidRPr="00CB7AB2">
        <w:rPr>
          <w:b/>
          <w:lang w:val="pt-BR"/>
        </w:rPr>
        <w:t xml:space="preserve">Consumo </w:t>
      </w:r>
      <w:r>
        <w:rPr>
          <w:b/>
          <w:lang w:val="pt-BR"/>
        </w:rPr>
        <w:t>Boston – Cambridge caminho rápido</w:t>
      </w:r>
    </w:p>
    <w:p w14:paraId="44E6660D" w14:textId="245051B1" w:rsidR="00FB6299" w:rsidRPr="00CB7AB2" w:rsidRDefault="00FB6299" w:rsidP="00BC0CFC">
      <w:pPr>
        <w:ind w:firstLine="202"/>
        <w:jc w:val="both"/>
        <w:rPr>
          <w:b/>
          <w:lang w:val="pt-BR"/>
        </w:rPr>
      </w:pPr>
    </w:p>
    <w:p w14:paraId="55E5D2B1" w14:textId="7535832F" w:rsidR="00FB6299" w:rsidRDefault="00732898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 xml:space="preserve">11,7 km </m:t>
              </m:r>
            </m:num>
            <m:den>
              <m:r>
                <w:rPr>
                  <w:rFonts w:ascii="Cambria Math" w:hAnsi="Cambria Math"/>
                  <w:lang w:val="pt-BR"/>
                </w:rPr>
                <m:t>5,00 km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0,43 L</m:t>
              </m:r>
            </m:den>
          </m:f>
        </m:oMath>
      </m:oMathPara>
    </w:p>
    <w:p w14:paraId="6CD0C590" w14:textId="6A412D73" w:rsidR="00FB6299" w:rsidRDefault="00FB6299" w:rsidP="00BC0CFC">
      <w:pPr>
        <w:ind w:firstLine="202"/>
        <w:jc w:val="both"/>
        <w:rPr>
          <w:lang w:val="pt-BR"/>
        </w:rPr>
      </w:pPr>
    </w:p>
    <w:p w14:paraId="2038096B" w14:textId="710FF43F" w:rsidR="00FB6299" w:rsidRPr="00CB7AB2" w:rsidRDefault="00732898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0,43 L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R$ 3,30</m:t>
              </m:r>
            </m:num>
            <m:den>
              <m:r>
                <w:rPr>
                  <w:rFonts w:ascii="Cambria Math" w:hAnsi="Cambria Math"/>
                  <w:lang w:val="pt-BR"/>
                </w:rPr>
                <m:t>R$ 1,42</m:t>
              </m:r>
            </m:den>
          </m:f>
        </m:oMath>
      </m:oMathPara>
    </w:p>
    <w:p w14:paraId="6622AB46" w14:textId="709BE410" w:rsidR="00CB7AB2" w:rsidRDefault="00CB7AB2" w:rsidP="00BC0CFC">
      <w:pPr>
        <w:ind w:firstLine="202"/>
        <w:jc w:val="both"/>
        <w:rPr>
          <w:lang w:val="pt-BR"/>
        </w:rPr>
      </w:pPr>
    </w:p>
    <w:p w14:paraId="278B95A5" w14:textId="1E78C6E6" w:rsidR="00585CCC" w:rsidRDefault="001F79ED" w:rsidP="00585CCC">
      <w:pPr>
        <w:ind w:firstLine="202"/>
        <w:jc w:val="both"/>
        <w:rPr>
          <w:lang w:val="pt-BR"/>
        </w:rPr>
      </w:pPr>
      <w:r w:rsidRPr="001F4C5C">
        <w:rPr>
          <w:noProof/>
          <w:lang w:val="pt-BR" w:eastAsia="ja-JP"/>
        </w:rPr>
        <mc:AlternateContent>
          <mc:Choice Requires="wps">
            <w:drawing>
              <wp:anchor distT="0" distB="0" distL="114300" distR="114300" simplePos="0" relativeHeight="251520512" behindDoc="0" locked="0" layoutInCell="1" allowOverlap="1" wp14:anchorId="5B639F4E" wp14:editId="064A6170">
                <wp:simplePos x="0" y="0"/>
                <wp:positionH relativeFrom="margin">
                  <wp:posOffset>1905</wp:posOffset>
                </wp:positionH>
                <wp:positionV relativeFrom="margin">
                  <wp:posOffset>464406</wp:posOffset>
                </wp:positionV>
                <wp:extent cx="3234690" cy="1104900"/>
                <wp:effectExtent l="0" t="0" r="3810" b="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4690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7CFE2C" w14:textId="1C121273" w:rsidR="00732898" w:rsidRDefault="00732898" w:rsidP="00392C19">
                            <w:pPr>
                              <w:pStyle w:val="Textodenotaderodap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val="pt-BR" w:eastAsia="ja-JP"/>
                              </w:rPr>
                              <w:drawing>
                                <wp:inline distT="0" distB="0" distL="0" distR="0" wp14:anchorId="5F82669B" wp14:editId="2BB9559C">
                                  <wp:extent cx="3182931" cy="884363"/>
                                  <wp:effectExtent l="0" t="0" r="0" b="0"/>
                                  <wp:docPr id="15" name="Imagem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tabela_imagem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84397" cy="884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2FCD7A" w14:textId="2CE8EFDB" w:rsidR="00732898" w:rsidRPr="00F2348A" w:rsidRDefault="00732898" w:rsidP="00392C19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Fig. </w:t>
                            </w:r>
                            <w:r>
                              <w:rPr>
                                <w:lang w:val="pt-BR"/>
                              </w:rPr>
                              <w:t>6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>Tabela com os valores finais dos custos de cada rota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.15pt;margin-top:36.55pt;width:254.7pt;height:87pt;z-index:25152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" stroked="f">
                <v:textbox inset="0,0,0,0">
                  <w:txbxContent>
                    <w:p w14:paraId="517CFE2C" w14:textId="1C121273" w:rsidR="00732898" w:rsidRDefault="00732898" w:rsidP="00392C19">
                      <w:pPr>
                        <w:pStyle w:val="Textodenotaderodap"/>
                        <w:ind w:firstLine="0"/>
                        <w:jc w:val="center"/>
                      </w:pPr>
                      <w:r>
                        <w:rPr>
                          <w:noProof/>
                          <w:lang w:val="pt-BR" w:eastAsia="ja-JP"/>
                        </w:rPr>
                        <w:drawing>
                          <wp:inline distT="0" distB="0" distL="0" distR="0" wp14:anchorId="5F82669B" wp14:editId="2BB9559C">
                            <wp:extent cx="3182931" cy="884363"/>
                            <wp:effectExtent l="0" t="0" r="0" b="0"/>
                            <wp:docPr id="15" name="Imagem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tabela_imagem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84397" cy="8847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2FCD7A" w14:textId="2CE8EFDB" w:rsidR="00732898" w:rsidRPr="00F2348A" w:rsidRDefault="00732898" w:rsidP="00392C19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Fig. </w:t>
                      </w:r>
                      <w:r>
                        <w:rPr>
                          <w:lang w:val="pt-BR"/>
                        </w:rPr>
                        <w:t>6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>Tabela com os valores finais dos custos de cada rota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FB6299">
        <w:rPr>
          <w:lang w:val="pt-BR"/>
        </w:rPr>
        <w:t>Portando</w:t>
      </w:r>
      <w:commentRangeStart w:id="50"/>
      <w:del w:id="51" w:author="Adson Estevesa" w:date="2016-12-19T14:23:00Z">
        <w:r w:rsidR="00857AF8" w:rsidDel="003956E6">
          <w:rPr>
            <w:lang w:val="pt-BR"/>
          </w:rPr>
          <w:delText>,</w:delText>
        </w:r>
      </w:del>
      <w:commentRangeEnd w:id="50"/>
      <w:r w:rsidR="000B5211">
        <w:rPr>
          <w:rStyle w:val="Refdecomentrio"/>
        </w:rPr>
        <w:commentReference w:id="50"/>
      </w:r>
      <w:r w:rsidR="00857AF8">
        <w:rPr>
          <w:lang w:val="pt-BR"/>
        </w:rPr>
        <w:t xml:space="preserve"> </w:t>
      </w:r>
      <w:r w:rsidR="00FB6299">
        <w:rPr>
          <w:lang w:val="pt-BR"/>
        </w:rPr>
        <w:t>os dados finais de custo mais</w:t>
      </w:r>
      <w:r w:rsidR="00BC0CFC">
        <w:rPr>
          <w:lang w:val="pt-BR"/>
        </w:rPr>
        <w:t xml:space="preserve"> as</w:t>
      </w:r>
      <w:r w:rsidR="00FB6299">
        <w:rPr>
          <w:lang w:val="pt-BR"/>
        </w:rPr>
        <w:t xml:space="preserve"> tarifas de pedágio e/ou balsa </w:t>
      </w:r>
      <w:r w:rsidR="00BC0CFC">
        <w:rPr>
          <w:lang w:val="pt-BR"/>
        </w:rPr>
        <w:t>das</w:t>
      </w:r>
      <w:r w:rsidR="00FB6299">
        <w:rPr>
          <w:lang w:val="pt-BR"/>
        </w:rPr>
        <w:t xml:space="preserve"> rota</w:t>
      </w:r>
      <w:r w:rsidR="00BC0CFC">
        <w:rPr>
          <w:lang w:val="pt-BR"/>
        </w:rPr>
        <w:t>s</w:t>
      </w:r>
      <w:r w:rsidR="00FB6299">
        <w:rPr>
          <w:lang w:val="pt-BR"/>
        </w:rPr>
        <w:t xml:space="preserve"> en</w:t>
      </w:r>
      <w:r w:rsidR="00585CCC">
        <w:rPr>
          <w:lang w:val="pt-BR"/>
        </w:rPr>
        <w:t>tre as cidades escolhidas</w:t>
      </w:r>
      <w:r>
        <w:rPr>
          <w:lang w:val="pt-BR"/>
        </w:rPr>
        <w:t xml:space="preserve"> foram:</w:t>
      </w:r>
    </w:p>
    <w:p w14:paraId="2E8CCDCF" w14:textId="4AD17D37" w:rsidR="00FB6299" w:rsidRDefault="00585CCC" w:rsidP="00585CCC">
      <w:pPr>
        <w:ind w:firstLine="202"/>
        <w:jc w:val="both"/>
        <w:rPr>
          <w:lang w:val="pt-BR"/>
        </w:rPr>
      </w:pPr>
      <w:r>
        <w:rPr>
          <w:lang w:val="pt-BR"/>
        </w:rPr>
        <w:t xml:space="preserve">As </w:t>
      </w:r>
      <w:r w:rsidR="008E3EF3" w:rsidRPr="001F4C5C">
        <w:rPr>
          <w:noProof/>
          <w:lang w:val="pt-BR" w:eastAsia="ja-JP"/>
        </w:rPr>
        <mc:AlternateContent>
          <mc:Choice Requires="wps">
            <w:drawing>
              <wp:anchor distT="0" distB="0" distL="114300" distR="114300" simplePos="0" relativeHeight="251484672" behindDoc="0" locked="0" layoutInCell="1" allowOverlap="1" wp14:anchorId="4B699646" wp14:editId="003608B8">
                <wp:simplePos x="0" y="0"/>
                <wp:positionH relativeFrom="margin">
                  <wp:posOffset>3452495</wp:posOffset>
                </wp:positionH>
                <wp:positionV relativeFrom="margin">
                  <wp:posOffset>208888</wp:posOffset>
                </wp:positionV>
                <wp:extent cx="3124200" cy="2228850"/>
                <wp:effectExtent l="0" t="0" r="0" b="0"/>
                <wp:wrapSquare wrapText="bothSides"/>
                <wp:docPr id="4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222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B14AA3" w14:textId="21E94640" w:rsidR="00732898" w:rsidRDefault="00732898" w:rsidP="0008558D">
                            <w:pPr>
                              <w:pStyle w:val="Textodenotaderodap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val="pt-BR" w:eastAsia="ja-JP"/>
                              </w:rPr>
                              <w:drawing>
                                <wp:inline distT="0" distB="0" distL="0" distR="0" wp14:anchorId="0D38C684" wp14:editId="65D0C071">
                                  <wp:extent cx="3124200" cy="1917700"/>
                                  <wp:effectExtent l="0" t="0" r="0" b="6350"/>
                                  <wp:docPr id="53" name="Imagem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aojose-florianopolis_resul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24200" cy="1917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9892801" w14:textId="405DF0FC" w:rsidR="00732898" w:rsidRPr="00F2348A" w:rsidRDefault="00732898" w:rsidP="0008558D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Fig. </w:t>
                            </w:r>
                            <w:r>
                              <w:rPr>
                                <w:lang w:val="pt-BR"/>
                              </w:rPr>
                              <w:t>9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>União dos gráficos gerados pelo programa das rotas mais lenta e mais rápida entre São José e Florianópolis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71.85pt;margin-top:16.45pt;width:246pt;height:175.5pt;z-index:25148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" stroked="f">
                <v:textbox inset="0,0,0,0">
                  <w:txbxContent>
                    <w:p w14:paraId="61B14AA3" w14:textId="21E94640" w:rsidR="00732898" w:rsidRDefault="00732898" w:rsidP="0008558D">
                      <w:pPr>
                        <w:pStyle w:val="Textodenotaderodap"/>
                        <w:ind w:firstLine="0"/>
                        <w:jc w:val="center"/>
                      </w:pPr>
                      <w:r>
                        <w:rPr>
                          <w:noProof/>
                          <w:lang w:val="pt-BR" w:eastAsia="ja-JP"/>
                        </w:rPr>
                        <w:drawing>
                          <wp:inline distT="0" distB="0" distL="0" distR="0" wp14:anchorId="0D38C684" wp14:editId="65D0C071">
                            <wp:extent cx="3124200" cy="1917700"/>
                            <wp:effectExtent l="0" t="0" r="0" b="6350"/>
                            <wp:docPr id="53" name="Imagem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aojose-florianopolis_resul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24200" cy="1917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9892801" w14:textId="405DF0FC" w:rsidR="00732898" w:rsidRPr="00F2348A" w:rsidRDefault="00732898" w:rsidP="0008558D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Fig. </w:t>
                      </w:r>
                      <w:r>
                        <w:rPr>
                          <w:lang w:val="pt-BR"/>
                        </w:rPr>
                        <w:t>9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>União dos gráficos gerados pelo programa das rotas mais lenta e mais rápida entre São José e Florianópolis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lang w:val="pt-BR"/>
        </w:rPr>
        <w:t>únicas cidades gêmeas que contém um transporte intermediário como rota rápida, são Itajaí e Navegantes</w:t>
      </w:r>
      <w:r w:rsidR="001C04C8">
        <w:rPr>
          <w:lang w:val="pt-BR"/>
        </w:rPr>
        <w:t xml:space="preserve">, como também </w:t>
      </w:r>
      <w:commentRangeStart w:id="52"/>
      <w:del w:id="53" w:author="Adson Estevesa" w:date="2016-12-19T14:23:00Z">
        <w:r w:rsidR="001C04C8" w:rsidDel="003956E6">
          <w:rPr>
            <w:lang w:val="pt-BR"/>
          </w:rPr>
          <w:delText>é a</w:delText>
        </w:r>
      </w:del>
      <w:ins w:id="54" w:author="Adson Estevesa" w:date="2016-12-19T14:23:00Z">
        <w:r w:rsidR="003956E6">
          <w:rPr>
            <w:lang w:val="pt-BR"/>
          </w:rPr>
          <w:t>são as</w:t>
        </w:r>
        <w:proofErr w:type="gramStart"/>
        <w:r w:rsidR="003956E6">
          <w:rPr>
            <w:lang w:val="pt-BR"/>
          </w:rPr>
          <w:t xml:space="preserve"> </w:t>
        </w:r>
      </w:ins>
      <w:r w:rsidR="001C04C8">
        <w:rPr>
          <w:lang w:val="pt-BR"/>
        </w:rPr>
        <w:t xml:space="preserve"> </w:t>
      </w:r>
      <w:proofErr w:type="gramEnd"/>
      <w:r w:rsidR="001C04C8">
        <w:rPr>
          <w:lang w:val="pt-BR"/>
        </w:rPr>
        <w:t>mais caras</w:t>
      </w:r>
      <w:r>
        <w:rPr>
          <w:lang w:val="pt-BR"/>
        </w:rPr>
        <w:t>.</w:t>
      </w:r>
      <w:commentRangeEnd w:id="52"/>
      <w:r w:rsidR="000B5211">
        <w:rPr>
          <w:rStyle w:val="Refdecomentrio"/>
        </w:rPr>
        <w:commentReference w:id="52"/>
      </w:r>
    </w:p>
    <w:p w14:paraId="20DD1D60" w14:textId="775C5471" w:rsidR="00E97B99" w:rsidRPr="00274E51" w:rsidRDefault="00317B3D" w:rsidP="00E97B99">
      <w:pPr>
        <w:pStyle w:val="Ttulo1"/>
        <w:rPr>
          <w:lang w:val="pt-BR"/>
        </w:rPr>
      </w:pPr>
      <w:r w:rsidRPr="00274E51">
        <w:rPr>
          <w:lang w:val="pt-BR"/>
        </w:rPr>
        <w:t>Resultados</w:t>
      </w:r>
    </w:p>
    <w:p w14:paraId="28203288" w14:textId="4593CEFA" w:rsidR="00E97B99" w:rsidRDefault="001F79ED" w:rsidP="00E97B99">
      <w:pPr>
        <w:pStyle w:val="Text"/>
        <w:rPr>
          <w:lang w:val="pt-BR"/>
        </w:rPr>
      </w:pPr>
      <w:r w:rsidRPr="001F4C5C">
        <w:rPr>
          <w:noProof/>
          <w:lang w:val="pt-BR" w:eastAsia="ja-JP"/>
        </w:rPr>
        <mc:AlternateContent>
          <mc:Choice Requires="wps">
            <w:drawing>
              <wp:anchor distT="0" distB="0" distL="114300" distR="114300" simplePos="0" relativeHeight="251435520" behindDoc="0" locked="0" layoutInCell="1" allowOverlap="1" wp14:anchorId="576D5B37" wp14:editId="3278B937">
                <wp:simplePos x="0" y="0"/>
                <wp:positionH relativeFrom="margin">
                  <wp:posOffset>78740</wp:posOffset>
                </wp:positionH>
                <wp:positionV relativeFrom="margin">
                  <wp:posOffset>2891072</wp:posOffset>
                </wp:positionV>
                <wp:extent cx="3038475" cy="953770"/>
                <wp:effectExtent l="0" t="0" r="9525" b="0"/>
                <wp:wrapSquare wrapText="bothSides"/>
                <wp:docPr id="4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8475" cy="953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EDB2F5" w14:textId="0AF0EE33" w:rsidR="00732898" w:rsidRDefault="00732898" w:rsidP="001A6955">
                            <w:pPr>
                              <w:pStyle w:val="Textodenotaderodap"/>
                              <w:ind w:firstLine="0"/>
                            </w:pPr>
                            <w:r>
                              <w:rPr>
                                <w:noProof/>
                                <w:lang w:val="pt-BR" w:eastAsia="ja-JP"/>
                              </w:rPr>
                              <w:drawing>
                                <wp:inline distT="0" distB="0" distL="0" distR="0" wp14:anchorId="57EEE215" wp14:editId="482E7268">
                                  <wp:extent cx="3038475" cy="749935"/>
                                  <wp:effectExtent l="0" t="0" r="9525" b="0"/>
                                  <wp:docPr id="2" name="Imagem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tabela_medias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38475" cy="749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1F74A94" w14:textId="37BB3228" w:rsidR="00732898" w:rsidRPr="00F2348A" w:rsidRDefault="00732898" w:rsidP="001A6955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Fig. </w:t>
                            </w:r>
                            <w:r>
                              <w:rPr>
                                <w:lang w:val="pt-BR"/>
                              </w:rPr>
                              <w:t>7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>Médias das rotas geradas pelo programa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6.2pt;margin-top:227.65pt;width:239.25pt;height:75.1pt;z-index:25143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" stroked="f">
                <v:textbox inset="0,0,0,0">
                  <w:txbxContent>
                    <w:p w14:paraId="58EDB2F5" w14:textId="0AF0EE33" w:rsidR="00732898" w:rsidRDefault="00732898" w:rsidP="001A6955">
                      <w:pPr>
                        <w:pStyle w:val="Textodenotaderodap"/>
                        <w:ind w:firstLine="0"/>
                      </w:pPr>
                      <w:r>
                        <w:rPr>
                          <w:noProof/>
                          <w:lang w:val="pt-BR" w:eastAsia="ja-JP"/>
                        </w:rPr>
                        <w:drawing>
                          <wp:inline distT="0" distB="0" distL="0" distR="0" wp14:anchorId="57EEE215" wp14:editId="482E7268">
                            <wp:extent cx="3038475" cy="749935"/>
                            <wp:effectExtent l="0" t="0" r="9525" b="0"/>
                            <wp:docPr id="2" name="Imagem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tabela_medias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38475" cy="749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1F74A94" w14:textId="37BB3228" w:rsidR="00732898" w:rsidRPr="00F2348A" w:rsidRDefault="00732898" w:rsidP="001A6955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Fig. </w:t>
                      </w:r>
                      <w:r>
                        <w:rPr>
                          <w:lang w:val="pt-BR"/>
                        </w:rPr>
                        <w:t>7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>Médias das rotas geradas pelo programa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A6955">
        <w:rPr>
          <w:lang w:val="pt-BR"/>
        </w:rPr>
        <w:t xml:space="preserve">As amostras de custo e eficiência das rotas foram </w:t>
      </w:r>
      <w:commentRangeStart w:id="55"/>
      <w:del w:id="56" w:author="Adson Estevesa" w:date="2016-12-19T14:26:00Z">
        <w:r w:rsidR="001A6955" w:rsidDel="00886627">
          <w:rPr>
            <w:lang w:val="pt-BR"/>
          </w:rPr>
          <w:delText>colocadas no programa</w:delText>
        </w:r>
        <w:commentRangeEnd w:id="55"/>
        <w:r w:rsidR="000B5211" w:rsidDel="00886627">
          <w:rPr>
            <w:rStyle w:val="Refdecomentrio"/>
          </w:rPr>
          <w:commentReference w:id="55"/>
        </w:r>
      </w:del>
      <w:ins w:id="57" w:author="Adson Estevesa" w:date="2016-12-19T14:26:00Z">
        <w:r w:rsidR="00886627">
          <w:rPr>
            <w:lang w:val="pt-BR"/>
          </w:rPr>
          <w:t>inseridas no modelo</w:t>
        </w:r>
      </w:ins>
      <w:r w:rsidR="001A6955">
        <w:rPr>
          <w:lang w:val="pt-BR"/>
        </w:rPr>
        <w:t xml:space="preserve">, o qual gerou médias de </w:t>
      </w:r>
      <w:proofErr w:type="spellStart"/>
      <w:r w:rsidR="001A6955">
        <w:rPr>
          <w:lang w:val="pt-BR"/>
        </w:rPr>
        <w:t>Fuzzy</w:t>
      </w:r>
      <w:proofErr w:type="spellEnd"/>
      <w:r w:rsidR="001A6955">
        <w:rPr>
          <w:lang w:val="pt-BR"/>
        </w:rPr>
        <w:t xml:space="preserve"> para cada rota. A tabela a seguir apresenta as médias geradas pelo programa.</w:t>
      </w:r>
    </w:p>
    <w:p w14:paraId="5314EB43" w14:textId="7444DE9F" w:rsidR="001A6955" w:rsidRDefault="001A6955" w:rsidP="00E97B99">
      <w:pPr>
        <w:pStyle w:val="Text"/>
        <w:rPr>
          <w:lang w:val="pt-BR"/>
        </w:rPr>
      </w:pPr>
      <w:r>
        <w:rPr>
          <w:lang w:val="pt-BR"/>
        </w:rPr>
        <w:t>Quanto mais próximo a zero, mais recomendada</w:t>
      </w:r>
      <w:r w:rsidR="00F4769C">
        <w:rPr>
          <w:lang w:val="pt-BR"/>
        </w:rPr>
        <w:t>s</w:t>
      </w:r>
      <w:r>
        <w:rPr>
          <w:lang w:val="pt-BR"/>
        </w:rPr>
        <w:t xml:space="preserve"> são, proporcionalmente, quanto mais próximo de 5, menos recomend</w:t>
      </w:r>
      <w:r w:rsidR="00F4769C">
        <w:rPr>
          <w:lang w:val="pt-BR"/>
        </w:rPr>
        <w:t>adas</w:t>
      </w:r>
      <w:r>
        <w:rPr>
          <w:lang w:val="pt-BR"/>
        </w:rPr>
        <w:t xml:space="preserve"> ser</w:t>
      </w:r>
      <w:r w:rsidR="00F4769C">
        <w:rPr>
          <w:lang w:val="pt-BR"/>
        </w:rPr>
        <w:t>ão</w:t>
      </w:r>
      <w:r>
        <w:rPr>
          <w:lang w:val="pt-BR"/>
        </w:rPr>
        <w:t>.</w:t>
      </w:r>
    </w:p>
    <w:p w14:paraId="60541E77" w14:textId="7C231008" w:rsidR="001A6955" w:rsidRDefault="001A6955" w:rsidP="00E97B99">
      <w:pPr>
        <w:pStyle w:val="Text"/>
        <w:rPr>
          <w:lang w:val="pt-BR"/>
        </w:rPr>
      </w:pPr>
      <w:r>
        <w:rPr>
          <w:lang w:val="pt-BR"/>
        </w:rPr>
        <w:t xml:space="preserve">Com esses </w:t>
      </w:r>
      <w:r w:rsidR="00FE052E">
        <w:rPr>
          <w:lang w:val="pt-BR"/>
        </w:rPr>
        <w:t xml:space="preserve">dados, foram gerados </w:t>
      </w:r>
      <w:commentRangeStart w:id="58"/>
      <w:r w:rsidR="00FE052E">
        <w:rPr>
          <w:lang w:val="pt-BR"/>
        </w:rPr>
        <w:t>3 gráficos</w:t>
      </w:r>
      <w:commentRangeEnd w:id="58"/>
      <w:r w:rsidR="00611067">
        <w:rPr>
          <w:rStyle w:val="Refdecomentrio"/>
        </w:rPr>
        <w:commentReference w:id="58"/>
      </w:r>
      <w:r w:rsidR="00FE052E">
        <w:rPr>
          <w:lang w:val="pt-BR"/>
        </w:rPr>
        <w:t>, apresentando o quão recomendável são as rotas.</w:t>
      </w:r>
    </w:p>
    <w:p w14:paraId="0EB8787E" w14:textId="682AED61" w:rsidR="008E3EF3" w:rsidRDefault="001C04C8" w:rsidP="008E3EF3">
      <w:pPr>
        <w:pStyle w:val="Text"/>
        <w:rPr>
          <w:lang w:val="pt-BR"/>
        </w:rPr>
      </w:pPr>
      <w:r w:rsidRPr="001F4C5C">
        <w:rPr>
          <w:noProof/>
          <w:lang w:val="pt-BR" w:eastAsia="ja-JP"/>
        </w:rPr>
        <mc:AlternateContent>
          <mc:Choice Requires="wps">
            <w:drawing>
              <wp:anchor distT="0" distB="0" distL="114300" distR="114300" simplePos="0" relativeHeight="251460096" behindDoc="0" locked="0" layoutInCell="1" allowOverlap="1" wp14:anchorId="59F58CD2" wp14:editId="65FCA877">
                <wp:simplePos x="0" y="0"/>
                <wp:positionH relativeFrom="margin">
                  <wp:posOffset>-6985</wp:posOffset>
                </wp:positionH>
                <wp:positionV relativeFrom="margin">
                  <wp:posOffset>4952393</wp:posOffset>
                </wp:positionV>
                <wp:extent cx="3124200" cy="2233930"/>
                <wp:effectExtent l="0" t="0" r="0" b="0"/>
                <wp:wrapSquare wrapText="bothSides"/>
                <wp:docPr id="4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2233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F66256" w14:textId="4AAF9A3E" w:rsidR="00732898" w:rsidRDefault="00732898" w:rsidP="00FE052E">
                            <w:pPr>
                              <w:pStyle w:val="Textodenotaderodap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val="pt-BR" w:eastAsia="ja-JP"/>
                              </w:rPr>
                              <w:drawing>
                                <wp:inline distT="0" distB="0" distL="0" distR="0" wp14:anchorId="4DBD1FF4" wp14:editId="5DF344D3">
                                  <wp:extent cx="3352800" cy="1914525"/>
                                  <wp:effectExtent l="0" t="0" r="0" b="952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tajai-navegantes_resul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62570" cy="19201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2725EE" w14:textId="1B0E4363" w:rsidR="00732898" w:rsidRPr="00F2348A" w:rsidRDefault="00732898" w:rsidP="00FE052E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Fig. </w:t>
                            </w:r>
                            <w:r>
                              <w:rPr>
                                <w:lang w:val="pt-BR"/>
                              </w:rPr>
                              <w:t xml:space="preserve">8. União dos gráficos gerados pelo programa das rotas da BR e ferry </w:t>
                            </w:r>
                            <w:proofErr w:type="spellStart"/>
                            <w:r>
                              <w:rPr>
                                <w:lang w:val="pt-BR"/>
                              </w:rPr>
                              <w:t>boat</w:t>
                            </w:r>
                            <w:proofErr w:type="spellEnd"/>
                            <w:r>
                              <w:rPr>
                                <w:lang w:val="pt-BR"/>
                              </w:rPr>
                              <w:t xml:space="preserve"> entre Itajaí e Navegantes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-.55pt;margin-top:389.95pt;width:246pt;height:175.9pt;z-index:25146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" stroked="f">
                <v:textbox inset="0,0,0,0">
                  <w:txbxContent>
                    <w:p w14:paraId="0AF66256" w14:textId="4AAF9A3E" w:rsidR="00732898" w:rsidRDefault="00732898" w:rsidP="00FE052E">
                      <w:pPr>
                        <w:pStyle w:val="Textodenotaderodap"/>
                        <w:ind w:firstLine="0"/>
                        <w:jc w:val="center"/>
                      </w:pPr>
                      <w:r>
                        <w:rPr>
                          <w:noProof/>
                          <w:lang w:val="pt-BR" w:eastAsia="ja-JP"/>
                        </w:rPr>
                        <w:drawing>
                          <wp:inline distT="0" distB="0" distL="0" distR="0" wp14:anchorId="4DBD1FF4" wp14:editId="5DF344D3">
                            <wp:extent cx="3352800" cy="1914525"/>
                            <wp:effectExtent l="0" t="0" r="0" b="952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tajai-navegantes_resul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62570" cy="19201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2725EE" w14:textId="1B0E4363" w:rsidR="00732898" w:rsidRPr="00F2348A" w:rsidRDefault="00732898" w:rsidP="00FE052E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Fig. </w:t>
                      </w:r>
                      <w:r>
                        <w:rPr>
                          <w:lang w:val="pt-BR"/>
                        </w:rPr>
                        <w:t xml:space="preserve">8. União dos gráficos gerados pelo programa das rotas da BR e ferry </w:t>
                      </w:r>
                      <w:proofErr w:type="spellStart"/>
                      <w:r>
                        <w:rPr>
                          <w:lang w:val="pt-BR"/>
                        </w:rPr>
                        <w:t>boat</w:t>
                      </w:r>
                      <w:proofErr w:type="spellEnd"/>
                      <w:r>
                        <w:rPr>
                          <w:lang w:val="pt-BR"/>
                        </w:rPr>
                        <w:t xml:space="preserve"> entre Itajaí e Navegantes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F66010">
        <w:rPr>
          <w:lang w:val="pt-BR"/>
        </w:rPr>
        <w:t>O marcador vermelho significa a rota mais lenta e o amarelo a rota mais rápida.</w:t>
      </w:r>
    </w:p>
    <w:p w14:paraId="47C1060D" w14:textId="4D0BBBDC" w:rsidR="0008558D" w:rsidRDefault="0008558D" w:rsidP="008E3EF3">
      <w:pPr>
        <w:pStyle w:val="Text"/>
        <w:rPr>
          <w:lang w:val="pt-BR"/>
        </w:rPr>
      </w:pPr>
      <w:r>
        <w:rPr>
          <w:lang w:val="pt-BR"/>
        </w:rPr>
        <w:t>A r</w:t>
      </w:r>
      <w:r w:rsidR="00FE052E">
        <w:rPr>
          <w:lang w:val="pt-BR"/>
        </w:rPr>
        <w:t xml:space="preserve">ota mais rápida entre Itajaí e Navegantes é </w:t>
      </w:r>
      <w:r>
        <w:rPr>
          <w:lang w:val="pt-BR"/>
        </w:rPr>
        <w:t xml:space="preserve">90% </w:t>
      </w:r>
      <w:r w:rsidR="00FE052E">
        <w:rPr>
          <w:lang w:val="pt-BR"/>
        </w:rPr>
        <w:t>não recomendada, enquanto</w:t>
      </w:r>
      <w:r>
        <w:rPr>
          <w:lang w:val="pt-BR"/>
        </w:rPr>
        <w:t xml:space="preserve"> a rota mais lenta é 70% levemente recomendada.</w:t>
      </w:r>
    </w:p>
    <w:p w14:paraId="41B2CF9E" w14:textId="70741209" w:rsidR="00F66010" w:rsidRDefault="008E3EF3" w:rsidP="00F66010">
      <w:pPr>
        <w:pStyle w:val="Text"/>
        <w:ind w:firstLine="0"/>
        <w:rPr>
          <w:lang w:val="pt-BR"/>
        </w:rPr>
      </w:pPr>
      <w:r>
        <w:rPr>
          <w:lang w:val="pt-BR"/>
        </w:rPr>
        <w:br w:type="column"/>
      </w:r>
    </w:p>
    <w:p w14:paraId="11F1A373" w14:textId="2960B6D6" w:rsidR="0008558D" w:rsidRPr="001A6955" w:rsidRDefault="0008558D" w:rsidP="0008558D">
      <w:pPr>
        <w:pStyle w:val="Text"/>
        <w:rPr>
          <w:lang w:val="pt-BR"/>
        </w:rPr>
      </w:pPr>
      <w:r>
        <w:rPr>
          <w:lang w:val="pt-BR"/>
        </w:rPr>
        <w:t>A rota mais rápida entre São José e Florianópolis é 90% recomendada, enquanto a rota mais lenta é 70% recomendada.</w:t>
      </w:r>
    </w:p>
    <w:p w14:paraId="58A42CCA" w14:textId="6A86A7B0" w:rsidR="0008558D" w:rsidRDefault="008E3EF3" w:rsidP="0008558D">
      <w:pPr>
        <w:pStyle w:val="Text"/>
        <w:ind w:firstLine="0"/>
        <w:rPr>
          <w:lang w:val="pt-BR"/>
        </w:rPr>
      </w:pPr>
      <w:r w:rsidRPr="001F4C5C">
        <w:rPr>
          <w:noProof/>
          <w:lang w:val="pt-BR" w:eastAsia="ja-JP"/>
        </w:rPr>
        <mc:AlternateContent>
          <mc:Choice Requires="wps">
            <w:drawing>
              <wp:anchor distT="0" distB="0" distL="114300" distR="114300" simplePos="0" relativeHeight="251506176" behindDoc="0" locked="0" layoutInCell="1" allowOverlap="1" wp14:anchorId="1FC48D14" wp14:editId="43C905EE">
                <wp:simplePos x="0" y="0"/>
                <wp:positionH relativeFrom="margin">
                  <wp:posOffset>3455974</wp:posOffset>
                </wp:positionH>
                <wp:positionV relativeFrom="margin">
                  <wp:posOffset>2934252</wp:posOffset>
                </wp:positionV>
                <wp:extent cx="3124200" cy="2371725"/>
                <wp:effectExtent l="0" t="0" r="0" b="9525"/>
                <wp:wrapSquare wrapText="bothSides"/>
                <wp:docPr id="5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2371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D643AD" w14:textId="26770039" w:rsidR="00732898" w:rsidRDefault="00732898" w:rsidP="0051787C">
                            <w:pPr>
                              <w:pStyle w:val="Textodenotaderodap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val="pt-BR" w:eastAsia="ja-JP"/>
                              </w:rPr>
                              <w:drawing>
                                <wp:inline distT="0" distB="0" distL="0" distR="0" wp14:anchorId="734BFC7C" wp14:editId="302F80A1">
                                  <wp:extent cx="3124200" cy="1981200"/>
                                  <wp:effectExtent l="0" t="0" r="0" b="0"/>
                                  <wp:docPr id="57" name="Imagem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oston-cambridge_resul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24200" cy="1981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EF3B82" w14:textId="719022C5" w:rsidR="00732898" w:rsidRPr="00F2348A" w:rsidRDefault="00732898" w:rsidP="0051787C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Fig. </w:t>
                            </w:r>
                            <w:r>
                              <w:rPr>
                                <w:lang w:val="pt-BR"/>
                              </w:rPr>
                              <w:t>10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>União dos gráficos gerados pelo programa das rotas mais lenta e mais rápida entre Boston e Cambridge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272.1pt;margin-top:231.05pt;width:246pt;height:186.75pt;z-index:25150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" stroked="f">
                <v:textbox inset="0,0,0,0">
                  <w:txbxContent>
                    <w:p w14:paraId="6AD643AD" w14:textId="26770039" w:rsidR="00732898" w:rsidRDefault="00732898" w:rsidP="0051787C">
                      <w:pPr>
                        <w:pStyle w:val="Textodenotaderodap"/>
                        <w:ind w:firstLine="0"/>
                        <w:jc w:val="center"/>
                      </w:pPr>
                      <w:r>
                        <w:rPr>
                          <w:noProof/>
                          <w:lang w:val="pt-BR" w:eastAsia="ja-JP"/>
                        </w:rPr>
                        <w:drawing>
                          <wp:inline distT="0" distB="0" distL="0" distR="0" wp14:anchorId="734BFC7C" wp14:editId="302F80A1">
                            <wp:extent cx="3124200" cy="1981200"/>
                            <wp:effectExtent l="0" t="0" r="0" b="0"/>
                            <wp:docPr id="57" name="Imagem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oston-cambridge_resul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24200" cy="1981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EF3B82" w14:textId="719022C5" w:rsidR="00732898" w:rsidRPr="00F2348A" w:rsidRDefault="00732898" w:rsidP="0051787C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Fig. </w:t>
                      </w:r>
                      <w:r>
                        <w:rPr>
                          <w:lang w:val="pt-BR"/>
                        </w:rPr>
                        <w:t>10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>União dos gráficos gerados pelo programa das rotas mais lenta e mais rápida entre Boston e Cambridge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1787C">
        <w:rPr>
          <w:lang w:val="pt-BR"/>
        </w:rPr>
        <w:tab/>
      </w:r>
    </w:p>
    <w:p w14:paraId="5C030C33" w14:textId="06AED8AF" w:rsidR="0051787C" w:rsidRPr="001A6955" w:rsidRDefault="0051787C" w:rsidP="0008558D">
      <w:pPr>
        <w:pStyle w:val="Text"/>
        <w:ind w:firstLine="0"/>
        <w:rPr>
          <w:lang w:val="pt-BR"/>
        </w:rPr>
      </w:pPr>
      <w:r>
        <w:rPr>
          <w:lang w:val="pt-BR"/>
        </w:rPr>
        <w:tab/>
        <w:t>A rota mais rápida entre Boston e Cambridge é 100% recomendada, enquanto a rota mais lenta é 90% recomendada.</w:t>
      </w:r>
    </w:p>
    <w:p w14:paraId="63EFBD7D" w14:textId="40A869AF" w:rsidR="001A6955" w:rsidRDefault="001A6955" w:rsidP="001A6955">
      <w:pPr>
        <w:pStyle w:val="Ttulo2"/>
      </w:pPr>
      <w:proofErr w:type="spellStart"/>
      <w:r>
        <w:t>Análise</w:t>
      </w:r>
      <w:proofErr w:type="spellEnd"/>
      <w:r>
        <w:t xml:space="preserve"> dos </w:t>
      </w:r>
      <w:proofErr w:type="spellStart"/>
      <w:r>
        <w:t>resultados</w:t>
      </w:r>
      <w:proofErr w:type="spellEnd"/>
    </w:p>
    <w:p w14:paraId="03D3A8C8" w14:textId="1E0729A7" w:rsidR="00F66010" w:rsidRDefault="0051787C" w:rsidP="00C906DE">
      <w:pPr>
        <w:ind w:firstLine="202"/>
        <w:jc w:val="both"/>
        <w:rPr>
          <w:lang w:val="pt-BR"/>
        </w:rPr>
      </w:pPr>
      <w:commentRangeStart w:id="59"/>
      <w:r w:rsidRPr="0051787C">
        <w:rPr>
          <w:lang w:val="pt-BR"/>
        </w:rPr>
        <w:t>Com os resultados obtidos podemos afirmar que</w:t>
      </w:r>
      <w:r>
        <w:rPr>
          <w:lang w:val="pt-BR"/>
        </w:rPr>
        <w:t xml:space="preserve"> as rotas de Itajaí para Navegantes sofrem de</w:t>
      </w:r>
      <w:r w:rsidR="00C906DE">
        <w:rPr>
          <w:lang w:val="pt-BR"/>
        </w:rPr>
        <w:t xml:space="preserve"> problemas </w:t>
      </w:r>
      <w:r w:rsidR="00F4769C">
        <w:rPr>
          <w:lang w:val="pt-BR"/>
        </w:rPr>
        <w:t>relacionados ao</w:t>
      </w:r>
      <w:r w:rsidR="00C906DE">
        <w:rPr>
          <w:lang w:val="pt-BR"/>
        </w:rPr>
        <w:t xml:space="preserve"> trânsito.</w:t>
      </w:r>
      <w:commentRangeEnd w:id="59"/>
      <w:r w:rsidR="00611067">
        <w:rPr>
          <w:rStyle w:val="Refdecomentrio"/>
        </w:rPr>
        <w:commentReference w:id="59"/>
      </w:r>
    </w:p>
    <w:p w14:paraId="54BC021F" w14:textId="184522F7" w:rsidR="001A6955" w:rsidRDefault="00C906DE" w:rsidP="00C906DE">
      <w:pPr>
        <w:ind w:firstLine="202"/>
        <w:jc w:val="both"/>
        <w:rPr>
          <w:lang w:val="pt-BR"/>
        </w:rPr>
      </w:pPr>
      <w:r>
        <w:rPr>
          <w:lang w:val="pt-BR"/>
        </w:rPr>
        <w:t>Diferentemente das outras cidades gêmeas, Itajaí-Navegantes é a única aonde a rota mais lenta é mais recomend</w:t>
      </w:r>
      <w:r w:rsidR="00F4769C">
        <w:rPr>
          <w:lang w:val="pt-BR"/>
        </w:rPr>
        <w:t>ada</w:t>
      </w:r>
      <w:r>
        <w:rPr>
          <w:lang w:val="pt-BR"/>
        </w:rPr>
        <w:t xml:space="preserve"> que a rota mais rápida. </w:t>
      </w:r>
      <w:r w:rsidR="00F4769C">
        <w:rPr>
          <w:lang w:val="pt-BR"/>
        </w:rPr>
        <w:t>Tal situação deve-se</w:t>
      </w:r>
      <w:r>
        <w:rPr>
          <w:lang w:val="pt-BR"/>
        </w:rPr>
        <w:t xml:space="preserve"> ao fato de que o ferry </w:t>
      </w:r>
      <w:proofErr w:type="spellStart"/>
      <w:r>
        <w:rPr>
          <w:lang w:val="pt-BR"/>
        </w:rPr>
        <w:t>boat</w:t>
      </w:r>
      <w:proofErr w:type="spellEnd"/>
      <w:r>
        <w:rPr>
          <w:lang w:val="pt-BR"/>
        </w:rPr>
        <w:t xml:space="preserve"> intermediário existente é muito caro. O preço gasto na rota com o ferry </w:t>
      </w:r>
      <w:proofErr w:type="spellStart"/>
      <w:r>
        <w:rPr>
          <w:lang w:val="pt-BR"/>
        </w:rPr>
        <w:t>boat</w:t>
      </w:r>
      <w:proofErr w:type="spellEnd"/>
      <w:r>
        <w:rPr>
          <w:lang w:val="pt-BR"/>
        </w:rPr>
        <w:t xml:space="preserve"> ultrapassa o quanto se gastaria se utilizasse a rota da BR</w:t>
      </w:r>
      <w:r w:rsidR="00F4769C">
        <w:rPr>
          <w:lang w:val="pt-BR"/>
        </w:rPr>
        <w:t>, sendo mais caro que o preço da gasolina dos 25 quilômetros que o usuário “economizaria” com sua utilização</w:t>
      </w:r>
      <w:r>
        <w:rPr>
          <w:lang w:val="pt-BR"/>
        </w:rPr>
        <w:t>.</w:t>
      </w:r>
    </w:p>
    <w:p w14:paraId="1D65CF99" w14:textId="6BF9C9EA" w:rsidR="00F66010" w:rsidRDefault="00F66010" w:rsidP="00C906DE">
      <w:pPr>
        <w:ind w:firstLine="202"/>
        <w:jc w:val="both"/>
        <w:rPr>
          <w:lang w:val="pt-BR"/>
        </w:rPr>
      </w:pPr>
      <w:r>
        <w:rPr>
          <w:lang w:val="pt-BR"/>
        </w:rPr>
        <w:t>Mesmo com uma única ponte para atravessar as cidades, Florianópolis e São José tem um trânsito com menor custo</w:t>
      </w:r>
      <w:r w:rsidR="00D7201E">
        <w:rPr>
          <w:lang w:val="pt-BR"/>
        </w:rPr>
        <w:t xml:space="preserve"> de viagem, por isso </w:t>
      </w:r>
      <w:r w:rsidR="003174C9">
        <w:rPr>
          <w:lang w:val="pt-BR"/>
        </w:rPr>
        <w:t>as rotas têm</w:t>
      </w:r>
      <w:r>
        <w:rPr>
          <w:lang w:val="pt-BR"/>
        </w:rPr>
        <w:t xml:space="preserve"> uma média menor</w:t>
      </w:r>
      <w:r w:rsidR="00D7201E">
        <w:rPr>
          <w:lang w:val="pt-BR"/>
        </w:rPr>
        <w:t xml:space="preserve"> que Itajaí e </w:t>
      </w:r>
      <w:commentRangeStart w:id="60"/>
      <w:r w:rsidR="00D7201E">
        <w:rPr>
          <w:lang w:val="pt-BR"/>
        </w:rPr>
        <w:t>Navegantes</w:t>
      </w:r>
      <w:commentRangeEnd w:id="60"/>
      <w:r w:rsidR="00611067">
        <w:rPr>
          <w:rStyle w:val="Refdecomentrio"/>
        </w:rPr>
        <w:commentReference w:id="60"/>
      </w:r>
      <w:r>
        <w:rPr>
          <w:lang w:val="pt-BR"/>
        </w:rPr>
        <w:t>.</w:t>
      </w:r>
    </w:p>
    <w:p w14:paraId="7AB8617B" w14:textId="1CCFCA0A" w:rsidR="00D7201E" w:rsidRPr="0051787C" w:rsidRDefault="00D7201E" w:rsidP="00C906DE">
      <w:pPr>
        <w:ind w:firstLine="202"/>
        <w:jc w:val="both"/>
        <w:rPr>
          <w:lang w:val="pt-BR"/>
        </w:rPr>
      </w:pPr>
      <w:r>
        <w:rPr>
          <w:lang w:val="pt-BR"/>
        </w:rPr>
        <w:t>Cambridge e Boston o resultado apresentou 100% recomendável</w:t>
      </w:r>
      <w:r w:rsidR="00464BDA">
        <w:rPr>
          <w:lang w:val="pt-BR"/>
        </w:rPr>
        <w:t xml:space="preserve"> em sua rota mais rápida, </w:t>
      </w:r>
      <w:r w:rsidR="00F4769C">
        <w:rPr>
          <w:lang w:val="pt-BR"/>
        </w:rPr>
        <w:t xml:space="preserve">este resultado pode </w:t>
      </w:r>
      <w:r w:rsidR="00464BDA">
        <w:rPr>
          <w:lang w:val="pt-BR"/>
        </w:rPr>
        <w:t>ter sido influenciado por Cambridge e Boston terem um incentivo para se utilizar o metr</w:t>
      </w:r>
      <w:r w:rsidR="00F4769C">
        <w:rPr>
          <w:lang w:val="pt-BR"/>
        </w:rPr>
        <w:t>ô</w:t>
      </w:r>
      <w:r w:rsidR="00464BDA">
        <w:rPr>
          <w:lang w:val="pt-BR"/>
        </w:rPr>
        <w:t xml:space="preserve"> como meio de transporte diário para </w:t>
      </w:r>
      <w:r w:rsidR="00464BDA">
        <w:rPr>
          <w:lang w:val="pt-BR"/>
        </w:rPr>
        <w:lastRenderedPageBreak/>
        <w:t>viagens, com isso, os horários de pico nas estradas das cidades são muito mais livres do que nas cidades brasileiras que foram utilizadas.</w:t>
      </w:r>
    </w:p>
    <w:p w14:paraId="588DE330" w14:textId="47D09B29" w:rsidR="00910041" w:rsidRPr="00274E51" w:rsidRDefault="00910041" w:rsidP="00910041">
      <w:pPr>
        <w:pStyle w:val="Ttulo2"/>
        <w:rPr>
          <w:lang w:val="pt-BR"/>
        </w:rPr>
      </w:pPr>
      <w:r w:rsidRPr="00274E51">
        <w:rPr>
          <w:lang w:val="pt-BR"/>
        </w:rPr>
        <w:t>Possíveis Problemas</w:t>
      </w:r>
    </w:p>
    <w:p w14:paraId="5C7F1FBA" w14:textId="2084CECC" w:rsidR="00274E51" w:rsidRDefault="00274E51" w:rsidP="00274E51">
      <w:pPr>
        <w:pStyle w:val="Text"/>
        <w:rPr>
          <w:lang w:val="pt-BR"/>
        </w:rPr>
      </w:pPr>
      <w:r w:rsidRPr="00274E51">
        <w:rPr>
          <w:lang w:val="pt-BR"/>
        </w:rPr>
        <w:t xml:space="preserve">Os dados de custo coletados foram baseados somente utilizando os custos de gasolina de Itajaí e o gasto do Chevrolet </w:t>
      </w:r>
      <w:proofErr w:type="spellStart"/>
      <w:r w:rsidRPr="00274E51">
        <w:rPr>
          <w:lang w:val="pt-BR"/>
        </w:rPr>
        <w:t>Onix</w:t>
      </w:r>
      <w:proofErr w:type="spellEnd"/>
      <w:r w:rsidRPr="00274E51">
        <w:rPr>
          <w:lang w:val="pt-BR"/>
        </w:rPr>
        <w:t>, que foi o carro mais vendido no Brasil no ano de 2016. Enquanto estes dados podem ser precisos para as rotas de Itajaí e Navegantes, para outras cidades/estados/países, já não são.</w:t>
      </w:r>
    </w:p>
    <w:p w14:paraId="6AB15CA8" w14:textId="5D841825" w:rsidR="00547C68" w:rsidRDefault="00547C68" w:rsidP="00274E51">
      <w:pPr>
        <w:pStyle w:val="Text"/>
        <w:rPr>
          <w:lang w:val="pt-BR"/>
        </w:rPr>
      </w:pPr>
      <w:r>
        <w:rPr>
          <w:lang w:val="pt-BR"/>
        </w:rPr>
        <w:t>Os dados de efici</w:t>
      </w:r>
      <w:r w:rsidR="00DD6CC2">
        <w:rPr>
          <w:lang w:val="pt-BR"/>
        </w:rPr>
        <w:t>ência como são colocados atualmente no programa não contam o quão longe na rota o trânsito lento ou livre está, ou seja, se uma rota está com 50% do caminho lento, e os outros 50% ficam oscilando entre livre e levemente livre, o programa reconhecerá como se a rota estivesse com trânsito muito mais livre que lento.</w:t>
      </w:r>
    </w:p>
    <w:p w14:paraId="1D79AB5A" w14:textId="77DCEE61" w:rsidR="00F92C42" w:rsidRPr="00274E51" w:rsidRDefault="00F92C42" w:rsidP="00274E51">
      <w:pPr>
        <w:pStyle w:val="Text"/>
        <w:rPr>
          <w:lang w:val="pt-BR"/>
        </w:rPr>
      </w:pPr>
      <w:r>
        <w:rPr>
          <w:lang w:val="pt-BR"/>
        </w:rPr>
        <w:t>A diferença das distâncias dos centros das cidades gêmeas, n</w:t>
      </w:r>
      <w:r w:rsidR="0031155B">
        <w:rPr>
          <w:lang w:val="pt-BR"/>
        </w:rPr>
        <w:t>ão foram verificada</w:t>
      </w:r>
      <w:r>
        <w:rPr>
          <w:lang w:val="pt-BR"/>
        </w:rPr>
        <w:t>s, portanto</w:t>
      </w:r>
      <w:r w:rsidR="0031155B">
        <w:rPr>
          <w:lang w:val="pt-BR"/>
        </w:rPr>
        <w:t xml:space="preserve"> em uma comparação, uma grande distância do centro pode influenciar no custo e fazer com que a comparação não seja válida.</w:t>
      </w:r>
    </w:p>
    <w:p w14:paraId="75D7553A" w14:textId="52E9E31A" w:rsidR="00EF21D0" w:rsidRPr="00274E51" w:rsidRDefault="00274E51" w:rsidP="00EF21D0">
      <w:pPr>
        <w:pStyle w:val="Text"/>
        <w:rPr>
          <w:lang w:val="pt-BR"/>
        </w:rPr>
      </w:pPr>
      <w:r w:rsidRPr="00274E51">
        <w:rPr>
          <w:lang w:val="pt-BR"/>
        </w:rPr>
        <w:t xml:space="preserve">Os aspectos educativos, culturais e históricos do ambiente de estudo também podem ter influência </w:t>
      </w:r>
      <w:r w:rsidR="00C122E7">
        <w:rPr>
          <w:lang w:val="pt-BR"/>
        </w:rPr>
        <w:t>no transito [</w:t>
      </w:r>
      <w:ins w:id="61" w:author="Adson Estevesa" w:date="2016-12-19T14:21:00Z">
        <w:r w:rsidR="003956E6">
          <w:rPr>
            <w:lang w:val="pt-BR"/>
          </w:rPr>
          <w:t>10</w:t>
        </w:r>
      </w:ins>
      <w:del w:id="62" w:author="Adson Estevesa" w:date="2016-12-19T14:21:00Z">
        <w:r w:rsidR="00916370" w:rsidDel="003956E6">
          <w:rPr>
            <w:lang w:val="pt-BR"/>
          </w:rPr>
          <w:delText>9</w:delText>
        </w:r>
      </w:del>
      <w:r w:rsidR="00C122E7">
        <w:rPr>
          <w:lang w:val="pt-BR"/>
        </w:rPr>
        <w:t>] e com isso na pesquisa</w:t>
      </w:r>
      <w:r w:rsidRPr="00274E51">
        <w:rPr>
          <w:lang w:val="pt-BR"/>
        </w:rPr>
        <w:t xml:space="preserve">, além do desenvolvimento econômico e distribuição de renda. Em casos onde </w:t>
      </w:r>
      <w:r w:rsidR="00464BDA" w:rsidRPr="00274E51">
        <w:rPr>
          <w:lang w:val="pt-BR"/>
        </w:rPr>
        <w:t>haja</w:t>
      </w:r>
      <w:r w:rsidRPr="00274E51">
        <w:rPr>
          <w:lang w:val="pt-BR"/>
        </w:rPr>
        <w:t xml:space="preserve"> incentivos econômicos ou sociais para a utilização de meios de transporte público, como trem, metrô e ônibus, o caminho que utiliza estes meios pode se mostrar o mais eficiente e barato, como é o caso de muitas cidades norte americanas, onde é dada prioridade ao sistema ferroviário, fazendo com que a maioria das pessoas opte por se locomover por ele até seus destinos.</w:t>
      </w:r>
    </w:p>
    <w:p w14:paraId="46C8A3D4" w14:textId="5455054D" w:rsidR="00910041" w:rsidRPr="00EF21D0" w:rsidRDefault="00910041" w:rsidP="00910041">
      <w:pPr>
        <w:ind w:left="202"/>
        <w:rPr>
          <w:lang w:val="pt-BR"/>
        </w:rPr>
      </w:pPr>
    </w:p>
    <w:p w14:paraId="0037124E" w14:textId="5F0A5702" w:rsidR="00E97402" w:rsidRPr="009F2DE2" w:rsidRDefault="00E97402" w:rsidP="0080514F">
      <w:pPr>
        <w:pStyle w:val="Ttulo1"/>
        <w:rPr>
          <w:lang w:val="pt-BR"/>
        </w:rPr>
      </w:pPr>
      <w:r w:rsidRPr="009F2DE2">
        <w:rPr>
          <w:lang w:val="pt-BR"/>
        </w:rPr>
        <w:t>Conclus</w:t>
      </w:r>
      <w:r w:rsidR="005A708C" w:rsidRPr="009F2DE2">
        <w:rPr>
          <w:lang w:val="pt-BR"/>
        </w:rPr>
        <w:t>ão</w:t>
      </w:r>
    </w:p>
    <w:p w14:paraId="527CF8E2" w14:textId="50511C08" w:rsidR="00F4769C" w:rsidRDefault="000310FD" w:rsidP="00910041">
      <w:pPr>
        <w:pStyle w:val="Text"/>
        <w:rPr>
          <w:lang w:val="pt-BR"/>
        </w:rPr>
      </w:pPr>
      <w:r>
        <w:rPr>
          <w:lang w:val="pt-BR"/>
        </w:rPr>
        <w:t xml:space="preserve">Uma vez verificado que o trânsito de Itajaí para Navegantes contém problemas, deve-se encontrar uma maneira que o custo alto do ferry </w:t>
      </w:r>
      <w:proofErr w:type="spellStart"/>
      <w:r>
        <w:rPr>
          <w:lang w:val="pt-BR"/>
        </w:rPr>
        <w:t>boat</w:t>
      </w:r>
      <w:proofErr w:type="spellEnd"/>
      <w:r>
        <w:rPr>
          <w:lang w:val="pt-BR"/>
        </w:rPr>
        <w:t xml:space="preserve"> seja </w:t>
      </w:r>
      <w:r w:rsidR="00991886">
        <w:rPr>
          <w:lang w:val="pt-BR"/>
        </w:rPr>
        <w:t>diminuído.</w:t>
      </w:r>
    </w:p>
    <w:p w14:paraId="3410E2CE" w14:textId="71BA2CFE" w:rsidR="00F4769C" w:rsidRDefault="00F4769C" w:rsidP="00910041">
      <w:pPr>
        <w:pStyle w:val="Text"/>
        <w:rPr>
          <w:lang w:val="pt-BR"/>
        </w:rPr>
      </w:pPr>
      <w:r>
        <w:rPr>
          <w:lang w:val="pt-BR"/>
        </w:rPr>
        <w:t>Visto o fato de a travessia ser atualmente efetuada por uma empresa terceirizada</w:t>
      </w:r>
      <w:r w:rsidR="000B7F3C">
        <w:rPr>
          <w:lang w:val="pt-BR"/>
        </w:rPr>
        <w:t xml:space="preserve"> [1</w:t>
      </w:r>
      <w:ins w:id="63" w:author="Adson Estevesa" w:date="2016-12-19T14:21:00Z">
        <w:r w:rsidR="003956E6">
          <w:rPr>
            <w:lang w:val="pt-BR"/>
          </w:rPr>
          <w:t>1</w:t>
        </w:r>
      </w:ins>
      <w:del w:id="64" w:author="Adson Estevesa" w:date="2016-12-19T14:21:00Z">
        <w:r w:rsidR="00916370" w:rsidDel="003956E6">
          <w:rPr>
            <w:lang w:val="pt-BR"/>
          </w:rPr>
          <w:delText>0</w:delText>
        </w:r>
      </w:del>
      <w:r w:rsidR="000B7F3C">
        <w:rPr>
          <w:lang w:val="pt-BR"/>
        </w:rPr>
        <w:t>]</w:t>
      </w:r>
      <w:r>
        <w:rPr>
          <w:lang w:val="pt-BR"/>
        </w:rPr>
        <w:t xml:space="preserve">, não cabe </w:t>
      </w:r>
      <w:proofErr w:type="gramStart"/>
      <w:r>
        <w:rPr>
          <w:lang w:val="pt-BR"/>
        </w:rPr>
        <w:t>a</w:t>
      </w:r>
      <w:proofErr w:type="gramEnd"/>
      <w:r>
        <w:rPr>
          <w:lang w:val="pt-BR"/>
        </w:rPr>
        <w:t xml:space="preserve"> prefeitura definir regras e preços em relação a ta</w:t>
      </w:r>
      <w:r w:rsidR="001B40DF">
        <w:rPr>
          <w:lang w:val="pt-BR"/>
        </w:rPr>
        <w:t>l serviço o que torna, em grande</w:t>
      </w:r>
      <w:r>
        <w:rPr>
          <w:lang w:val="pt-BR"/>
        </w:rPr>
        <w:t xml:space="preserve"> parte dos assuntos, o</w:t>
      </w:r>
      <w:r w:rsidR="001B40DF">
        <w:rPr>
          <w:lang w:val="pt-BR"/>
        </w:rPr>
        <w:t>s moradores das duas cidades suscetíveis as vontades e padrões, principalmente econômicos, impostos pela empresa prestadora do serviço e mantenedora da licitação de tal serviço. Assim como ambas também sofrem em re</w:t>
      </w:r>
      <w:r w:rsidR="004710B0">
        <w:rPr>
          <w:lang w:val="pt-BR"/>
        </w:rPr>
        <w:t>l</w:t>
      </w:r>
      <w:r w:rsidR="001B40DF">
        <w:rPr>
          <w:lang w:val="pt-BR"/>
        </w:rPr>
        <w:t>ação a prestadora de serviço de transporte coletivo.</w:t>
      </w:r>
    </w:p>
    <w:p w14:paraId="7F8AA948" w14:textId="7C8C07C0" w:rsidR="000310FD" w:rsidRDefault="001B40DF" w:rsidP="00910041">
      <w:pPr>
        <w:pStyle w:val="Text"/>
        <w:rPr>
          <w:lang w:val="pt-BR"/>
        </w:rPr>
      </w:pPr>
      <w:r>
        <w:rPr>
          <w:lang w:val="pt-BR"/>
        </w:rPr>
        <w:t xml:space="preserve">Tendo estas dificuldades em alterar o atual serviço prestado, </w:t>
      </w:r>
      <w:r w:rsidR="00761D8B">
        <w:rPr>
          <w:lang w:val="pt-BR"/>
        </w:rPr>
        <w:t xml:space="preserve">o estudo de uma possível solução de viagem facilitada entre os Centros de Itajaí e Navegantes deve ser verificado, nisso evitar utilizar apenas o ferry </w:t>
      </w:r>
      <w:proofErr w:type="spellStart"/>
      <w:r w:rsidR="00761D8B">
        <w:rPr>
          <w:lang w:val="pt-BR"/>
        </w:rPr>
        <w:t>boat</w:t>
      </w:r>
      <w:proofErr w:type="spellEnd"/>
      <w:r w:rsidR="00761D8B">
        <w:rPr>
          <w:lang w:val="pt-BR"/>
        </w:rPr>
        <w:t xml:space="preserve"> como a travessia. </w:t>
      </w:r>
    </w:p>
    <w:p w14:paraId="44B74F9E" w14:textId="0E5CF03B" w:rsidR="00B91211" w:rsidRDefault="00B91211" w:rsidP="00910041">
      <w:pPr>
        <w:pStyle w:val="Text"/>
        <w:rPr>
          <w:lang w:val="pt-BR"/>
        </w:rPr>
      </w:pPr>
      <w:r>
        <w:rPr>
          <w:lang w:val="pt-BR"/>
        </w:rPr>
        <w:t xml:space="preserve">Há propostas feitas sobre uma construção de uma ponte ou túnel para ligar os Centros, porém os projetos de uma ponte próxima ao ferry </w:t>
      </w:r>
      <w:proofErr w:type="spellStart"/>
      <w:r>
        <w:rPr>
          <w:lang w:val="pt-BR"/>
        </w:rPr>
        <w:t>boat</w:t>
      </w:r>
      <w:proofErr w:type="spellEnd"/>
      <w:r>
        <w:rPr>
          <w:lang w:val="pt-BR"/>
        </w:rPr>
        <w:t xml:space="preserve">, foram descartadas pela alta movimentação de navios, e que provavelmente pelo tamanho delas apenas veículos automotivos seriam utilizados, o que iria contra o plano de restrição ou diminuição do número de </w:t>
      </w:r>
      <w:r>
        <w:rPr>
          <w:lang w:val="pt-BR"/>
        </w:rPr>
        <w:lastRenderedPageBreak/>
        <w:t>veículos nas estradas. Por isso foram propostas ligações ou no bairro Salseiros ou no bairro Barra do Rio [</w:t>
      </w:r>
      <w:proofErr w:type="gramStart"/>
      <w:r w:rsidR="00916370">
        <w:rPr>
          <w:lang w:val="pt-BR"/>
        </w:rPr>
        <w:t>1</w:t>
      </w:r>
      <w:proofErr w:type="gramEnd"/>
      <w:del w:id="65" w:author="Adson Estevesa" w:date="2016-12-19T14:21:00Z">
        <w:r w:rsidR="00916370" w:rsidDel="003956E6">
          <w:rPr>
            <w:lang w:val="pt-BR"/>
          </w:rPr>
          <w:delText>1</w:delText>
        </w:r>
      </w:del>
      <w:ins w:id="66" w:author="Adson Estevesa" w:date="2016-12-19T14:21:00Z">
        <w:r w:rsidR="003956E6">
          <w:rPr>
            <w:lang w:val="pt-BR"/>
          </w:rPr>
          <w:t>2</w:t>
        </w:r>
      </w:ins>
      <w:r>
        <w:rPr>
          <w:lang w:val="pt-BR"/>
        </w:rPr>
        <w:t xml:space="preserve">], o que poderia reduzir o trânsito, mas não reduziria o custo tanto quanto uma ligação direta entre os </w:t>
      </w:r>
      <w:r w:rsidR="00F4769C">
        <w:rPr>
          <w:lang w:val="pt-BR"/>
        </w:rPr>
        <w:t>Centros das</w:t>
      </w:r>
      <w:r>
        <w:rPr>
          <w:lang w:val="pt-BR"/>
        </w:rPr>
        <w:t xml:space="preserve"> cidades.</w:t>
      </w:r>
    </w:p>
    <w:p w14:paraId="13DB4595" w14:textId="7B4BD8C7" w:rsidR="00910041" w:rsidRPr="00EF21D0" w:rsidRDefault="00991886" w:rsidP="00910041">
      <w:pPr>
        <w:pStyle w:val="Text"/>
        <w:rPr>
          <w:lang w:val="pt-BR"/>
        </w:rPr>
      </w:pPr>
      <w:r>
        <w:rPr>
          <w:lang w:val="pt-BR"/>
        </w:rPr>
        <w:t xml:space="preserve">Com uma ponte móvel, poderia </w:t>
      </w:r>
      <w:r w:rsidR="00E82CEE">
        <w:rPr>
          <w:lang w:val="pt-BR"/>
        </w:rPr>
        <w:t>haver a possibilidade</w:t>
      </w:r>
      <w:r>
        <w:rPr>
          <w:lang w:val="pt-BR"/>
        </w:rPr>
        <w:t xml:space="preserve"> </w:t>
      </w:r>
      <w:r w:rsidR="001B40DF">
        <w:rPr>
          <w:lang w:val="pt-BR"/>
        </w:rPr>
        <w:t>de ambas as cidades desfrutarem até mesmo de uma mesma empresa de transporte público, que</w:t>
      </w:r>
      <w:r>
        <w:rPr>
          <w:lang w:val="pt-BR"/>
        </w:rPr>
        <w:t xml:space="preserve"> viajasse </w:t>
      </w:r>
      <w:r w:rsidR="00E82CEE">
        <w:rPr>
          <w:lang w:val="pt-BR"/>
        </w:rPr>
        <w:t>entre ambas as cidades, já que a</w:t>
      </w:r>
      <w:r w:rsidR="00910041" w:rsidRPr="00EF21D0">
        <w:rPr>
          <w:lang w:val="pt-BR"/>
        </w:rPr>
        <w:t>s vantagens da utilização do transporte público são inúmeras, diminuindo o tráfego, o custo</w:t>
      </w:r>
      <w:r w:rsidR="001B40DF">
        <w:rPr>
          <w:lang w:val="pt-BR"/>
        </w:rPr>
        <w:t xml:space="preserve"> e</w:t>
      </w:r>
      <w:r w:rsidR="00910041" w:rsidRPr="00EF21D0">
        <w:rPr>
          <w:lang w:val="pt-BR"/>
        </w:rPr>
        <w:t xml:space="preserve"> a </w:t>
      </w:r>
      <w:r w:rsidR="001B40DF">
        <w:rPr>
          <w:lang w:val="pt-BR"/>
        </w:rPr>
        <w:t>emissão de gases provenientes da queima de combustíveis fósseis</w:t>
      </w:r>
      <w:r w:rsidR="00910041" w:rsidRPr="00EF21D0">
        <w:rPr>
          <w:lang w:val="pt-BR"/>
        </w:rPr>
        <w:t>.</w:t>
      </w:r>
    </w:p>
    <w:p w14:paraId="20716BEF" w14:textId="56108F17" w:rsidR="00E97402" w:rsidRDefault="00E97402">
      <w:pPr>
        <w:pStyle w:val="ReferenceHead"/>
      </w:pPr>
      <w:proofErr w:type="spellStart"/>
      <w:r>
        <w:t>Referenc</w:t>
      </w:r>
      <w:r w:rsidR="00610016">
        <w:t>ias</w:t>
      </w:r>
      <w:proofErr w:type="spellEnd"/>
    </w:p>
    <w:p w14:paraId="5464C09E" w14:textId="77777777" w:rsidR="00156F01" w:rsidRDefault="00156F01" w:rsidP="00156F01">
      <w:pPr>
        <w:pStyle w:val="References"/>
        <w:rPr>
          <w:lang w:val="pt-BR"/>
        </w:rPr>
      </w:pPr>
      <w:r>
        <w:rPr>
          <w:lang w:val="pt-BR"/>
        </w:rPr>
        <w:t xml:space="preserve">SEBRAE (2010). Santa Catarina em Números. Itajaí [Online] Disponível: </w:t>
      </w:r>
      <w:r w:rsidRPr="00F07635">
        <w:rPr>
          <w:lang w:val="pt-BR"/>
        </w:rPr>
        <w:t>http://www.sebrae-sc.com.br/scemnumero/arquivo/itajai.pdf</w:t>
      </w:r>
    </w:p>
    <w:p w14:paraId="383E43F1" w14:textId="77777777" w:rsidR="00156F01" w:rsidRDefault="00156F01" w:rsidP="00156F01">
      <w:pPr>
        <w:pStyle w:val="PargrafodaLista"/>
        <w:rPr>
          <w:lang w:val="pt-BR"/>
        </w:rPr>
      </w:pPr>
    </w:p>
    <w:p w14:paraId="47C14686" w14:textId="32672C28" w:rsidR="00156F01" w:rsidRDefault="00156F01" w:rsidP="00156F01">
      <w:pPr>
        <w:pStyle w:val="References"/>
        <w:rPr>
          <w:lang w:val="pt-BR"/>
        </w:rPr>
      </w:pPr>
      <w:r w:rsidRPr="0021101F">
        <w:rPr>
          <w:lang w:val="pt-BR"/>
        </w:rPr>
        <w:t xml:space="preserve">SEBRAE (2010). Santa Catarina em Números. </w:t>
      </w:r>
      <w:proofErr w:type="gramStart"/>
      <w:r>
        <w:rPr>
          <w:lang w:val="pt-BR"/>
        </w:rPr>
        <w:t>Navegantes [Online] Disponível</w:t>
      </w:r>
      <w:proofErr w:type="gramEnd"/>
      <w:r>
        <w:rPr>
          <w:lang w:val="pt-BR"/>
        </w:rPr>
        <w:t xml:space="preserve">: </w:t>
      </w:r>
      <w:r w:rsidRPr="00916370">
        <w:rPr>
          <w:lang w:val="pt-BR"/>
        </w:rPr>
        <w:t>http://www.sebrae-sc.com.br/scemnumero/arquivo/Navegantes.pdf</w:t>
      </w:r>
    </w:p>
    <w:p w14:paraId="1B8230C4" w14:textId="77777777" w:rsidR="00156F01" w:rsidRDefault="00156F01" w:rsidP="00156F01">
      <w:pPr>
        <w:pStyle w:val="References"/>
        <w:numPr>
          <w:ilvl w:val="0"/>
          <w:numId w:val="0"/>
        </w:numPr>
        <w:rPr>
          <w:lang w:val="pt-BR"/>
        </w:rPr>
      </w:pPr>
    </w:p>
    <w:p w14:paraId="2BFB8A6A" w14:textId="49AC560C" w:rsidR="009B27CB" w:rsidRDefault="009B27CB" w:rsidP="009B27CB">
      <w:pPr>
        <w:pStyle w:val="References"/>
      </w:pPr>
      <w:proofErr w:type="spellStart"/>
      <w:r>
        <w:t>Lofti</w:t>
      </w:r>
      <w:proofErr w:type="spellEnd"/>
      <w:r>
        <w:t xml:space="preserve"> A. </w:t>
      </w:r>
      <w:proofErr w:type="spellStart"/>
      <w:r>
        <w:t>Zedah</w:t>
      </w:r>
      <w:proofErr w:type="spellEnd"/>
      <w:r>
        <w:t>. (1964,</w:t>
      </w:r>
      <w:r>
        <w:rPr>
          <w:spacing w:val="-2"/>
        </w:rPr>
        <w:t xml:space="preserve"> Nov.</w:t>
      </w:r>
      <w:r>
        <w:rPr>
          <w:spacing w:val="-1"/>
        </w:rPr>
        <w:t>)</w:t>
      </w:r>
      <w:r>
        <w:t>. Fuzzy Sets.</w:t>
      </w:r>
      <w:r>
        <w:rPr>
          <w:spacing w:val="-1"/>
        </w:rPr>
        <w:t xml:space="preserve"> </w:t>
      </w:r>
      <w:r>
        <w:rPr>
          <w:i/>
          <w:iCs/>
          <w:spacing w:val="-1"/>
        </w:rPr>
        <w:t>Information and Control</w:t>
      </w:r>
      <w:r>
        <w:rPr>
          <w:i/>
          <w:iCs/>
        </w:rPr>
        <w:t>.</w:t>
      </w:r>
      <w:r>
        <w:rPr>
          <w:i/>
          <w:iCs/>
          <w:spacing w:val="-1"/>
        </w:rPr>
        <w:t xml:space="preserve"> </w:t>
      </w:r>
      <w:r>
        <w:t>[Online</w:t>
      </w:r>
      <w:r>
        <w:rPr>
          <w:spacing w:val="-1"/>
        </w:rPr>
        <w:t>]</w:t>
      </w:r>
      <w:r>
        <w:t>.</w:t>
      </w:r>
      <w:r>
        <w:rPr>
          <w:spacing w:val="1"/>
        </w:rPr>
        <w:t xml:space="preserve"> </w:t>
      </w:r>
      <w:r>
        <w:rPr>
          <w:i/>
          <w:iCs/>
        </w:rPr>
        <w:t xml:space="preserve">8(3), </w:t>
      </w:r>
      <w:r>
        <w:rPr>
          <w:spacing w:val="1"/>
        </w:rPr>
        <w:t>338-353</w:t>
      </w:r>
      <w:r>
        <w:t xml:space="preserve">. </w:t>
      </w:r>
      <w:proofErr w:type="spellStart"/>
      <w:r w:rsidR="00A51944">
        <w:t>Disponível</w:t>
      </w:r>
      <w:proofErr w:type="spellEnd"/>
      <w:r>
        <w:t xml:space="preserve">: </w:t>
      </w:r>
      <w:r w:rsidRPr="009B27CB">
        <w:t>http://www.sciencedirect.com/science/article/pii/S001999586590241X</w:t>
      </w:r>
    </w:p>
    <w:p w14:paraId="1254909A" w14:textId="6BF9D368" w:rsidR="008F594A" w:rsidRDefault="008F594A" w:rsidP="00E96A3A">
      <w:pPr>
        <w:autoSpaceDE w:val="0"/>
        <w:autoSpaceDN w:val="0"/>
        <w:adjustRightInd w:val="0"/>
        <w:jc w:val="both"/>
        <w:rPr>
          <w:rFonts w:ascii="Times-Roman" w:hAnsi="Times-Roman" w:cs="Times-Roman"/>
        </w:rPr>
      </w:pPr>
    </w:p>
    <w:p w14:paraId="02CED755" w14:textId="6FB17C27" w:rsidR="009B27CB" w:rsidRDefault="009B27CB" w:rsidP="00DE0C08">
      <w:pPr>
        <w:pStyle w:val="References"/>
      </w:pPr>
      <w:proofErr w:type="spellStart"/>
      <w:r>
        <w:t>Lofti</w:t>
      </w:r>
      <w:proofErr w:type="spellEnd"/>
      <w:r>
        <w:t xml:space="preserve"> A. </w:t>
      </w:r>
      <w:proofErr w:type="spellStart"/>
      <w:r>
        <w:t>Zedah</w:t>
      </w:r>
      <w:proofErr w:type="spellEnd"/>
      <w:r>
        <w:t>. (1964,</w:t>
      </w:r>
      <w:r>
        <w:rPr>
          <w:spacing w:val="-2"/>
        </w:rPr>
        <w:t xml:space="preserve"> Nov.</w:t>
      </w:r>
      <w:r>
        <w:rPr>
          <w:spacing w:val="-1"/>
        </w:rPr>
        <w:t>)</w:t>
      </w:r>
      <w:r>
        <w:t xml:space="preserve">. </w:t>
      </w:r>
      <w:r w:rsidR="00DE0C08">
        <w:t>A computational approach to fuzzy quantifiers in natural languages</w:t>
      </w:r>
      <w:r>
        <w:t>.</w:t>
      </w:r>
      <w:r>
        <w:rPr>
          <w:spacing w:val="-1"/>
        </w:rPr>
        <w:t xml:space="preserve"> </w:t>
      </w:r>
      <w:r w:rsidR="00DE0C08">
        <w:rPr>
          <w:i/>
          <w:iCs/>
          <w:spacing w:val="-1"/>
        </w:rPr>
        <w:t>Computers &amp; Mathematics with Applications</w:t>
      </w:r>
      <w:r>
        <w:rPr>
          <w:i/>
          <w:iCs/>
        </w:rPr>
        <w:t>.</w:t>
      </w:r>
      <w:r>
        <w:rPr>
          <w:i/>
          <w:iCs/>
          <w:spacing w:val="-1"/>
        </w:rPr>
        <w:t xml:space="preserve"> </w:t>
      </w:r>
      <w:r>
        <w:t>[Online</w:t>
      </w:r>
      <w:r>
        <w:rPr>
          <w:spacing w:val="-1"/>
        </w:rPr>
        <w:t>]</w:t>
      </w:r>
      <w:r>
        <w:t>.</w:t>
      </w:r>
      <w:r>
        <w:rPr>
          <w:spacing w:val="1"/>
        </w:rPr>
        <w:t xml:space="preserve"> </w:t>
      </w:r>
      <w:r w:rsidR="00DE0C08">
        <w:rPr>
          <w:i/>
          <w:iCs/>
        </w:rPr>
        <w:t>9</w:t>
      </w:r>
      <w:r>
        <w:rPr>
          <w:i/>
          <w:iCs/>
        </w:rPr>
        <w:t>(</w:t>
      </w:r>
      <w:r w:rsidR="00DE0C08">
        <w:rPr>
          <w:i/>
          <w:iCs/>
        </w:rPr>
        <w:t>1</w:t>
      </w:r>
      <w:r>
        <w:rPr>
          <w:i/>
          <w:iCs/>
        </w:rPr>
        <w:t xml:space="preserve">), </w:t>
      </w:r>
      <w:r w:rsidR="00DE0C08">
        <w:rPr>
          <w:i/>
          <w:iCs/>
        </w:rPr>
        <w:t>149</w:t>
      </w:r>
      <w:r>
        <w:rPr>
          <w:spacing w:val="1"/>
        </w:rPr>
        <w:t>-</w:t>
      </w:r>
      <w:r w:rsidR="00DE0C08">
        <w:rPr>
          <w:spacing w:val="1"/>
        </w:rPr>
        <w:t>184</w:t>
      </w:r>
      <w:r>
        <w:t xml:space="preserve">. </w:t>
      </w:r>
      <w:proofErr w:type="spellStart"/>
      <w:r w:rsidR="00A51944">
        <w:t>Disponível</w:t>
      </w:r>
      <w:proofErr w:type="spellEnd"/>
      <w:r>
        <w:t xml:space="preserve">: </w:t>
      </w:r>
      <w:r w:rsidR="00A51944" w:rsidRPr="00A51944">
        <w:t>http://www.sciencedirect.com/science/article/pii/0898122183900135</w:t>
      </w:r>
    </w:p>
    <w:p w14:paraId="45D66981" w14:textId="77777777" w:rsidR="00916370" w:rsidRPr="00732898" w:rsidRDefault="00916370" w:rsidP="00916370">
      <w:pPr>
        <w:pStyle w:val="References"/>
        <w:numPr>
          <w:ilvl w:val="0"/>
          <w:numId w:val="0"/>
        </w:numPr>
        <w:ind w:left="360"/>
        <w:rPr>
          <w:rPrChange w:id="67" w:author="Adson Estevesa" w:date="2016-12-19T13:44:00Z">
            <w:rPr>
              <w:lang w:val="pt-BR"/>
            </w:rPr>
          </w:rPrChange>
        </w:rPr>
      </w:pPr>
    </w:p>
    <w:p w14:paraId="44638BAE" w14:textId="68BEF92B" w:rsidR="00916370" w:rsidRDefault="00916370" w:rsidP="00916370">
      <w:pPr>
        <w:pStyle w:val="References"/>
        <w:rPr>
          <w:ins w:id="68" w:author="Adson Estevesa" w:date="2016-12-19T14:16:00Z"/>
          <w:lang w:val="pt-BR"/>
        </w:rPr>
      </w:pPr>
      <w:r>
        <w:rPr>
          <w:lang w:val="pt-BR"/>
        </w:rPr>
        <w:t xml:space="preserve">Alessandro </w:t>
      </w:r>
      <w:proofErr w:type="spellStart"/>
      <w:r>
        <w:rPr>
          <w:lang w:val="pt-BR"/>
        </w:rPr>
        <w:t>Assi</w:t>
      </w:r>
      <w:proofErr w:type="spellEnd"/>
      <w:r>
        <w:rPr>
          <w:lang w:val="pt-BR"/>
        </w:rPr>
        <w:t xml:space="preserve"> Marro </w:t>
      </w:r>
      <w:proofErr w:type="gramStart"/>
      <w:r w:rsidRPr="00FF58B5">
        <w:rPr>
          <w:i/>
          <w:lang w:val="pt-BR"/>
        </w:rPr>
        <w:t>et</w:t>
      </w:r>
      <w:proofErr w:type="gramEnd"/>
      <w:r w:rsidRPr="00FF58B5">
        <w:rPr>
          <w:i/>
          <w:lang w:val="pt-BR"/>
        </w:rPr>
        <w:t xml:space="preserve"> al </w:t>
      </w:r>
      <w:r w:rsidRPr="00B91211">
        <w:rPr>
          <w:lang w:val="pt-BR"/>
        </w:rPr>
        <w:t xml:space="preserve">. </w:t>
      </w:r>
      <w:r>
        <w:rPr>
          <w:lang w:val="pt-BR"/>
        </w:rPr>
        <w:t xml:space="preserve">Lógica </w:t>
      </w:r>
      <w:proofErr w:type="spellStart"/>
      <w:r>
        <w:rPr>
          <w:lang w:val="pt-BR"/>
        </w:rPr>
        <w:t>Fuzzy</w:t>
      </w:r>
      <w:proofErr w:type="spellEnd"/>
      <w:r>
        <w:rPr>
          <w:lang w:val="pt-BR"/>
        </w:rPr>
        <w:t xml:space="preserve">: Conceitos e Aplicações [Online] </w:t>
      </w:r>
      <w:proofErr w:type="gramStart"/>
      <w:r>
        <w:rPr>
          <w:lang w:val="pt-BR"/>
        </w:rPr>
        <w:t>Disponível</w:t>
      </w:r>
      <w:proofErr w:type="gramEnd"/>
      <w:r>
        <w:rPr>
          <w:lang w:val="pt-BR"/>
        </w:rPr>
        <w:t xml:space="preserve">: </w:t>
      </w:r>
      <w:ins w:id="69" w:author="Adson Estevesa" w:date="2016-12-19T14:19:00Z">
        <w:r w:rsidR="003956E6" w:rsidRPr="003956E6">
          <w:rPr>
            <w:lang w:val="pt-BR"/>
            <w:rPrChange w:id="70" w:author="Adson Estevesa" w:date="2016-12-19T14:19:00Z">
              <w:rPr>
                <w:rStyle w:val="Hyperlink"/>
                <w:lang w:val="pt-BR"/>
              </w:rPr>
            </w:rPrChange>
          </w:rPr>
          <w:t>http://aquilesburlamaqui.wdfiles.com/local--files/logica-aplicada-a-</w:t>
        </w:r>
        <w:proofErr w:type="spellStart"/>
        <w:r w:rsidR="003956E6" w:rsidRPr="003956E6">
          <w:rPr>
            <w:lang w:val="pt-BR"/>
            <w:rPrChange w:id="71" w:author="Adson Estevesa" w:date="2016-12-19T14:19:00Z">
              <w:rPr>
                <w:rStyle w:val="Hyperlink"/>
                <w:lang w:val="pt-BR"/>
              </w:rPr>
            </w:rPrChange>
          </w:rPr>
          <w:t>computacao</w:t>
        </w:r>
        <w:proofErr w:type="spellEnd"/>
        <w:r w:rsidR="003956E6" w:rsidRPr="003956E6">
          <w:rPr>
            <w:lang w:val="pt-BR"/>
            <w:rPrChange w:id="72" w:author="Adson Estevesa" w:date="2016-12-19T14:19:00Z">
              <w:rPr>
                <w:rStyle w:val="Hyperlink"/>
                <w:lang w:val="pt-BR"/>
              </w:rPr>
            </w:rPrChange>
          </w:rPr>
          <w:t>/texto_fuzzy.pdf</w:t>
        </w:r>
      </w:ins>
    </w:p>
    <w:p w14:paraId="3F603C00" w14:textId="77777777" w:rsidR="003956E6" w:rsidRDefault="003956E6" w:rsidP="003956E6">
      <w:pPr>
        <w:pStyle w:val="PargrafodaLista"/>
        <w:rPr>
          <w:ins w:id="73" w:author="Adson Estevesa" w:date="2016-12-19T14:16:00Z"/>
          <w:lang w:val="pt-BR"/>
        </w:rPr>
        <w:pPrChange w:id="74" w:author="Adson Estevesa" w:date="2016-12-19T14:16:00Z">
          <w:pPr>
            <w:pStyle w:val="References"/>
          </w:pPr>
        </w:pPrChange>
      </w:pPr>
    </w:p>
    <w:p w14:paraId="16B4E35E" w14:textId="751A9255" w:rsidR="003956E6" w:rsidRPr="003956E6" w:rsidRDefault="003956E6" w:rsidP="003956E6">
      <w:pPr>
        <w:pStyle w:val="References"/>
        <w:rPr>
          <w:lang w:val="pt-BR"/>
        </w:rPr>
      </w:pPr>
      <w:ins w:id="75" w:author="Adson Estevesa" w:date="2016-12-19T14:17:00Z">
        <w:r w:rsidRPr="003956E6">
          <w:rPr>
            <w:rPrChange w:id="76" w:author="Adson Estevesa" w:date="2016-12-19T14:18:00Z">
              <w:rPr>
                <w:lang w:val="pt-BR"/>
              </w:rPr>
            </w:rPrChange>
          </w:rPr>
          <w:t xml:space="preserve">Clark, N. (2009, Jun). </w:t>
        </w:r>
      </w:ins>
      <w:ins w:id="77" w:author="Adson Estevesa" w:date="2016-12-19T14:18:00Z">
        <w:r w:rsidRPr="003956E6">
          <w:rPr>
            <w:rPrChange w:id="78" w:author="Adson Estevesa" w:date="2016-12-19T14:18:00Z">
              <w:rPr>
                <w:lang w:val="pt-BR"/>
              </w:rPr>
            </w:rPrChange>
          </w:rPr>
          <w:t xml:space="preserve">Town Twinning </w:t>
        </w:r>
        <w:r w:rsidRPr="003956E6">
          <w:t>in Bri</w:t>
        </w:r>
        <w:r w:rsidRPr="003956E6">
          <w:rPr>
            <w:rPrChange w:id="79" w:author="Adson Estevesa" w:date="2016-12-19T14:18:00Z">
              <w:rPr>
                <w:lang w:val="pt-BR"/>
              </w:rPr>
            </w:rPrChange>
          </w:rPr>
          <w:t xml:space="preserve">tain </w:t>
        </w:r>
        <w:r>
          <w:t>since 1945</w:t>
        </w:r>
      </w:ins>
      <w:ins w:id="80" w:author="Adson Estevesa" w:date="2016-12-19T14:19:00Z">
        <w:r>
          <w:t xml:space="preserve">: A Summary of Findings. </w:t>
        </w:r>
        <w:r w:rsidRPr="003956E6">
          <w:rPr>
            <w:lang w:val="pt-BR"/>
            <w:rPrChange w:id="81" w:author="Adson Estevesa" w:date="2016-12-19T14:19:00Z">
              <w:rPr/>
            </w:rPrChange>
          </w:rPr>
          <w:t xml:space="preserve">[Online] Disponível: </w:t>
        </w:r>
        <w:proofErr w:type="gramStart"/>
        <w:r w:rsidRPr="003956E6">
          <w:rPr>
            <w:lang w:val="pt-BR"/>
            <w:rPrChange w:id="82" w:author="Adson Estevesa" w:date="2016-12-19T14:19:00Z">
              <w:rPr/>
            </w:rPrChange>
          </w:rPr>
          <w:t>https</w:t>
        </w:r>
        <w:proofErr w:type="gramEnd"/>
        <w:r w:rsidRPr="003956E6">
          <w:rPr>
            <w:lang w:val="pt-BR"/>
            <w:rPrChange w:id="83" w:author="Adson Estevesa" w:date="2016-12-19T14:19:00Z">
              <w:rPr/>
            </w:rPrChange>
          </w:rPr>
          <w:t>://web.archive.org/web/20130729043531/http://www.southampton.ac.uk/assets/imported/transforms/peripheral-block/UsefulDownloads_Download/53B4A57CA1154F82B700ABBC31E850D2/Summary_of_findings_on_town_twinning1_new.pdf</w:t>
        </w:r>
      </w:ins>
    </w:p>
    <w:p w14:paraId="6DC9F9DA" w14:textId="77777777" w:rsidR="00A51944" w:rsidRPr="003956E6" w:rsidRDefault="00A51944" w:rsidP="00A51944">
      <w:pPr>
        <w:pStyle w:val="PargrafodaLista"/>
        <w:rPr>
          <w:lang w:val="pt-BR"/>
          <w:rPrChange w:id="84" w:author="Adson Estevesa" w:date="2016-12-19T14:19:00Z">
            <w:rPr/>
          </w:rPrChange>
        </w:rPr>
      </w:pPr>
    </w:p>
    <w:p w14:paraId="7CB55DB6" w14:textId="33DA6F7F" w:rsidR="00A51944" w:rsidRDefault="00A51944" w:rsidP="00A51944">
      <w:pPr>
        <w:pStyle w:val="References"/>
        <w:rPr>
          <w:lang w:val="pt-BR"/>
        </w:rPr>
      </w:pPr>
      <w:r w:rsidRPr="00A51944">
        <w:rPr>
          <w:lang w:val="pt-BR"/>
        </w:rPr>
        <w:t xml:space="preserve">Fenabrave. (2016, </w:t>
      </w:r>
      <w:proofErr w:type="spellStart"/>
      <w:r w:rsidRPr="00A51944">
        <w:rPr>
          <w:lang w:val="pt-BR"/>
        </w:rPr>
        <w:t>Nov</w:t>
      </w:r>
      <w:proofErr w:type="spellEnd"/>
      <w:r w:rsidRPr="00A51944">
        <w:rPr>
          <w:lang w:val="pt-BR"/>
        </w:rPr>
        <w:t>). Dados de Mercad</w:t>
      </w:r>
      <w:r>
        <w:rPr>
          <w:lang w:val="pt-BR"/>
        </w:rPr>
        <w:t>o</w:t>
      </w:r>
      <w:r w:rsidRPr="00A51944">
        <w:rPr>
          <w:lang w:val="pt-BR"/>
        </w:rPr>
        <w:t xml:space="preserve">. </w:t>
      </w:r>
      <w:r>
        <w:rPr>
          <w:lang w:val="pt-BR"/>
        </w:rPr>
        <w:t xml:space="preserve">Informativo – Emplacamentos. [Online] Disponível: </w:t>
      </w:r>
      <w:proofErr w:type="gramStart"/>
      <w:r w:rsidRPr="00A51944">
        <w:rPr>
          <w:lang w:val="pt-BR"/>
        </w:rPr>
        <w:t>http://www3.fenabrave.org.br:8082/plus/modulos/listas/index.</w:t>
      </w:r>
      <w:proofErr w:type="gramEnd"/>
      <w:r w:rsidRPr="00A51944">
        <w:rPr>
          <w:lang w:val="pt-BR"/>
        </w:rPr>
        <w:t>php?</w:t>
      </w:r>
      <w:proofErr w:type="gramStart"/>
      <w:r w:rsidRPr="00A51944">
        <w:rPr>
          <w:lang w:val="pt-BR"/>
        </w:rPr>
        <w:t>tac</w:t>
      </w:r>
      <w:proofErr w:type="gramEnd"/>
      <w:r w:rsidRPr="00A51944">
        <w:rPr>
          <w:lang w:val="pt-BR"/>
        </w:rPr>
        <w:t>=indices-e-numeros&amp;idtipo=1&amp;id=695&amp;layout=indices-e-numeros</w:t>
      </w:r>
    </w:p>
    <w:p w14:paraId="55AEEC57" w14:textId="77777777" w:rsidR="00A51944" w:rsidRDefault="00A51944" w:rsidP="00A51944">
      <w:pPr>
        <w:pStyle w:val="PargrafodaLista"/>
        <w:rPr>
          <w:lang w:val="pt-BR"/>
        </w:rPr>
      </w:pPr>
    </w:p>
    <w:p w14:paraId="06F4E376" w14:textId="39CE33A8" w:rsidR="00A51944" w:rsidRDefault="00A51944" w:rsidP="00CB0502">
      <w:pPr>
        <w:pStyle w:val="References"/>
        <w:rPr>
          <w:lang w:val="pt-BR"/>
        </w:rPr>
      </w:pPr>
      <w:r>
        <w:rPr>
          <w:lang w:val="pt-BR"/>
        </w:rPr>
        <w:t xml:space="preserve">Inmetro. (2016, </w:t>
      </w:r>
      <w:proofErr w:type="spellStart"/>
      <w:r>
        <w:rPr>
          <w:lang w:val="pt-BR"/>
        </w:rPr>
        <w:t>Nov</w:t>
      </w:r>
      <w:proofErr w:type="spellEnd"/>
      <w:r>
        <w:rPr>
          <w:lang w:val="pt-BR"/>
        </w:rPr>
        <w:t>). Programa Brasileiro de Etiquetagem – PBE. Tabelas de Consumo/</w:t>
      </w:r>
      <w:proofErr w:type="spellStart"/>
      <w:r>
        <w:rPr>
          <w:lang w:val="pt-BR"/>
        </w:rPr>
        <w:t>Eficiencia</w:t>
      </w:r>
      <w:proofErr w:type="spellEnd"/>
      <w:r>
        <w:rPr>
          <w:lang w:val="pt-BR"/>
        </w:rPr>
        <w:t xml:space="preserve"> Energética. Veículos Automotores Leves. [Online]</w:t>
      </w:r>
      <w:r w:rsidR="00CB0502">
        <w:rPr>
          <w:lang w:val="pt-BR"/>
        </w:rPr>
        <w:t xml:space="preserve"> Disponível: </w:t>
      </w:r>
      <w:r w:rsidR="00CB0502" w:rsidRPr="00CB0502">
        <w:rPr>
          <w:lang w:val="pt-BR"/>
        </w:rPr>
        <w:t>http://www.inmetro.gov.br/consumidor/pbe/veiculos_leves_2016.pdf</w:t>
      </w:r>
    </w:p>
    <w:p w14:paraId="0266DB78" w14:textId="77777777" w:rsidR="00CB0502" w:rsidRDefault="00CB0502" w:rsidP="00CB0502">
      <w:pPr>
        <w:pStyle w:val="PargrafodaLista"/>
        <w:rPr>
          <w:lang w:val="pt-BR"/>
        </w:rPr>
      </w:pPr>
    </w:p>
    <w:p w14:paraId="0ADBB32A" w14:textId="2B9015F0" w:rsidR="00CB0502" w:rsidRDefault="00CB0502" w:rsidP="00CB0502">
      <w:pPr>
        <w:pStyle w:val="References"/>
        <w:rPr>
          <w:lang w:val="pt-BR"/>
        </w:rPr>
      </w:pPr>
      <w:r>
        <w:rPr>
          <w:lang w:val="pt-BR"/>
        </w:rPr>
        <w:t xml:space="preserve">Preço dos Combustíveis. Tabela de Preço dos Postos de Combustíveis em Itajaí - Santa Catarina. [Online] Disponível: </w:t>
      </w:r>
      <w:r w:rsidR="00C122E7" w:rsidRPr="00C122E7">
        <w:rPr>
          <w:lang w:val="pt-BR"/>
        </w:rPr>
        <w:t>http://www.precodoscombustiveis.com.br/postos/cidade/4436/sc/itajai</w:t>
      </w:r>
    </w:p>
    <w:p w14:paraId="20B9F907" w14:textId="77777777" w:rsidR="00C122E7" w:rsidRDefault="00C122E7" w:rsidP="00C122E7">
      <w:pPr>
        <w:pStyle w:val="PargrafodaLista"/>
        <w:rPr>
          <w:lang w:val="pt-BR"/>
        </w:rPr>
      </w:pPr>
    </w:p>
    <w:p w14:paraId="57131A19" w14:textId="57C6FF7B" w:rsidR="00C122E7" w:rsidRDefault="00C122E7" w:rsidP="00C122E7">
      <w:pPr>
        <w:pStyle w:val="References"/>
        <w:rPr>
          <w:lang w:val="pt-BR"/>
        </w:rPr>
      </w:pPr>
      <w:r w:rsidRPr="00C122E7">
        <w:rPr>
          <w:lang w:val="pt-BR"/>
        </w:rPr>
        <w:t>OLIVEIRA, V. C</w:t>
      </w:r>
      <w:r>
        <w:rPr>
          <w:lang w:val="pt-BR"/>
        </w:rPr>
        <w:t xml:space="preserve"> (2008)</w:t>
      </w:r>
      <w:r w:rsidRPr="00C122E7">
        <w:rPr>
          <w:lang w:val="pt-BR"/>
        </w:rPr>
        <w:t>.</w:t>
      </w:r>
      <w:r w:rsidRPr="00EF21D0">
        <w:rPr>
          <w:rFonts w:ascii="Verdana" w:hAnsi="Verdana"/>
          <w:color w:val="111111"/>
          <w:sz w:val="20"/>
          <w:szCs w:val="20"/>
          <w:shd w:val="clear" w:color="auto" w:fill="FFFFFF"/>
          <w:lang w:val="pt-BR"/>
        </w:rPr>
        <w:t xml:space="preserve"> </w:t>
      </w:r>
      <w:r>
        <w:rPr>
          <w:lang w:val="pt-BR"/>
        </w:rPr>
        <w:t xml:space="preserve">Comportamento e Transito. [Online] Disponível: </w:t>
      </w:r>
      <w:r w:rsidR="0021101F" w:rsidRPr="00F07635">
        <w:rPr>
          <w:lang w:val="pt-BR"/>
        </w:rPr>
        <w:t>http://superclickmonografias.com/blog/?p=93</w:t>
      </w:r>
    </w:p>
    <w:p w14:paraId="5DF233F1" w14:textId="77777777" w:rsidR="00916370" w:rsidRDefault="00916370" w:rsidP="00916370">
      <w:pPr>
        <w:pStyle w:val="References"/>
        <w:numPr>
          <w:ilvl w:val="0"/>
          <w:numId w:val="0"/>
        </w:numPr>
        <w:ind w:left="360"/>
        <w:rPr>
          <w:lang w:val="pt-BR"/>
        </w:rPr>
      </w:pPr>
    </w:p>
    <w:p w14:paraId="09AA1F08" w14:textId="651E7EC5" w:rsidR="00916370" w:rsidRPr="00B91211" w:rsidRDefault="00916370" w:rsidP="00916370">
      <w:pPr>
        <w:pStyle w:val="References"/>
        <w:rPr>
          <w:lang w:val="pt-BR"/>
        </w:rPr>
      </w:pPr>
      <w:r>
        <w:rPr>
          <w:lang w:val="pt-BR"/>
        </w:rPr>
        <w:t xml:space="preserve">DETER Departamento de Transportes e Terminais. </w:t>
      </w:r>
      <w:proofErr w:type="gramStart"/>
      <w:r>
        <w:rPr>
          <w:lang w:val="pt-BR"/>
        </w:rPr>
        <w:t>Notícias [Online] Disponível</w:t>
      </w:r>
      <w:proofErr w:type="gramEnd"/>
      <w:r>
        <w:rPr>
          <w:lang w:val="pt-BR"/>
        </w:rPr>
        <w:t xml:space="preserve">: </w:t>
      </w:r>
      <w:r w:rsidRPr="00484C53">
        <w:rPr>
          <w:lang w:val="pt-BR"/>
        </w:rPr>
        <w:t>http://www.deter.sc.gov.br/?</w:t>
      </w:r>
      <w:proofErr w:type="gramStart"/>
      <w:r w:rsidRPr="00484C53">
        <w:rPr>
          <w:lang w:val="pt-BR"/>
        </w:rPr>
        <w:t>modulo</w:t>
      </w:r>
      <w:proofErr w:type="gramEnd"/>
      <w:r w:rsidRPr="00484C53">
        <w:rPr>
          <w:lang w:val="pt-BR"/>
        </w:rPr>
        <w:t>=noticia&amp;int_seq_noticia=456</w:t>
      </w:r>
      <w:r>
        <w:rPr>
          <w:lang w:val="pt-BR"/>
        </w:rPr>
        <w:t xml:space="preserve"> </w:t>
      </w:r>
    </w:p>
    <w:p w14:paraId="454558E2" w14:textId="77777777" w:rsidR="00B91211" w:rsidRDefault="00B91211" w:rsidP="00B91211">
      <w:pPr>
        <w:pStyle w:val="PargrafodaLista"/>
        <w:rPr>
          <w:lang w:val="pt-BR"/>
        </w:rPr>
      </w:pPr>
    </w:p>
    <w:p w14:paraId="00C64577" w14:textId="0BDB02C7" w:rsidR="00B91211" w:rsidRDefault="00B91211" w:rsidP="00B91211">
      <w:pPr>
        <w:pStyle w:val="References"/>
        <w:rPr>
          <w:lang w:val="pt-BR"/>
        </w:rPr>
      </w:pPr>
      <w:proofErr w:type="spellStart"/>
      <w:r w:rsidRPr="00B91211">
        <w:rPr>
          <w:lang w:val="pt-BR"/>
        </w:rPr>
        <w:t>PlanMob</w:t>
      </w:r>
      <w:proofErr w:type="spellEnd"/>
      <w:r w:rsidRPr="00B91211">
        <w:rPr>
          <w:lang w:val="pt-BR"/>
        </w:rPr>
        <w:t xml:space="preserve"> (2016). Plano de Mobilidade Urbana Itajaí [Online] </w:t>
      </w:r>
      <w:r w:rsidR="00392C19">
        <w:rPr>
          <w:lang w:val="pt-BR"/>
        </w:rPr>
        <w:t xml:space="preserve">Disponível: </w:t>
      </w:r>
      <w:r w:rsidR="00392C19" w:rsidRPr="00732898">
        <w:rPr>
          <w:lang w:val="pt-BR"/>
          <w:rPrChange w:id="85" w:author="Adson Estevesa" w:date="2016-12-19T13:22:00Z">
            <w:rPr/>
          </w:rPrChange>
        </w:rPr>
        <w:t>http://www.planomobilidade.com.br/amfri/wp-content/uploads/2016/09/PlanMob-ITAJA%C3%</w:t>
      </w:r>
      <w:proofErr w:type="gramStart"/>
      <w:r w:rsidR="00392C19" w:rsidRPr="00732898">
        <w:rPr>
          <w:lang w:val="pt-BR"/>
          <w:rPrChange w:id="86" w:author="Adson Estevesa" w:date="2016-12-19T13:22:00Z">
            <w:rPr/>
          </w:rPrChange>
        </w:rPr>
        <w:t>8D</w:t>
      </w:r>
      <w:proofErr w:type="gramEnd"/>
      <w:r w:rsidR="00392C19" w:rsidRPr="00732898">
        <w:rPr>
          <w:lang w:val="pt-BR"/>
          <w:rPrChange w:id="87" w:author="Adson Estevesa" w:date="2016-12-19T13:22:00Z">
            <w:rPr/>
          </w:rPrChange>
        </w:rPr>
        <w:t>_.pdf</w:t>
      </w:r>
    </w:p>
    <w:p w14:paraId="3EC41BD8" w14:textId="18617E2C" w:rsidR="009F67AD" w:rsidRDefault="009F67AD" w:rsidP="00D55D31">
      <w:pPr>
        <w:pStyle w:val="PargrafodaLista"/>
        <w:rPr>
          <w:lang w:val="pt-BR"/>
        </w:rPr>
      </w:pPr>
      <w:r>
        <w:rPr>
          <w:lang w:val="pt-BR"/>
        </w:rPr>
        <w:br w:type="page"/>
      </w:r>
    </w:p>
    <w:p w14:paraId="74C4B4EC" w14:textId="77777777" w:rsidR="002A548E" w:rsidRDefault="002A548E" w:rsidP="00D55D31">
      <w:pPr>
        <w:pStyle w:val="PargrafodaLista"/>
        <w:rPr>
          <w:lang w:val="pt-BR"/>
        </w:rPr>
        <w:sectPr w:rsidR="002A548E" w:rsidSect="00143F2E">
          <w:headerReference w:type="default" r:id="rId20"/>
          <w:type w:val="continuous"/>
          <w:pgSz w:w="12240" w:h="15840" w:code="1"/>
          <w:pgMar w:top="1008" w:right="936" w:bottom="1008" w:left="936" w:header="432" w:footer="432" w:gutter="0"/>
          <w:cols w:num="2" w:space="288"/>
        </w:sectPr>
      </w:pPr>
    </w:p>
    <w:p w14:paraId="6F322A8F" w14:textId="2967235F" w:rsidR="00392C19" w:rsidRPr="005230F2" w:rsidRDefault="002A548E" w:rsidP="00D55D31">
      <w:pPr>
        <w:pStyle w:val="PargrafodaLista"/>
        <w:rPr>
          <w:sz w:val="28"/>
          <w:szCs w:val="28"/>
          <w:lang w:val="pt-BR"/>
        </w:rPr>
      </w:pPr>
      <w:r w:rsidRPr="005230F2">
        <w:rPr>
          <w:sz w:val="28"/>
          <w:szCs w:val="28"/>
          <w:lang w:val="pt-BR"/>
        </w:rPr>
        <w:lastRenderedPageBreak/>
        <w:t>APÊNDICE A. ROTAS GERADAS NO GOOGLE MAPS.</w:t>
      </w:r>
    </w:p>
    <w:p w14:paraId="49159D0A" w14:textId="77777777" w:rsidR="00484C53" w:rsidRDefault="00484C53" w:rsidP="00484C53">
      <w:pPr>
        <w:pStyle w:val="PargrafodaLista"/>
        <w:rPr>
          <w:lang w:val="pt-BR"/>
        </w:rPr>
      </w:pPr>
    </w:p>
    <w:p w14:paraId="60606E2F" w14:textId="77777777" w:rsidR="002A548E" w:rsidRDefault="002A548E" w:rsidP="000C26F1">
      <w:pPr>
        <w:pStyle w:val="References"/>
        <w:numPr>
          <w:ilvl w:val="0"/>
          <w:numId w:val="0"/>
        </w:numPr>
        <w:rPr>
          <w:noProof/>
          <w:sz w:val="20"/>
          <w:szCs w:val="20"/>
          <w:lang w:val="pt-BR" w:eastAsia="pt-BR"/>
        </w:rPr>
      </w:pPr>
    </w:p>
    <w:p w14:paraId="36F86F84" w14:textId="375EE82F" w:rsidR="0037551B" w:rsidRDefault="002A548E" w:rsidP="000C26F1">
      <w:pPr>
        <w:pStyle w:val="References"/>
        <w:numPr>
          <w:ilvl w:val="0"/>
          <w:numId w:val="0"/>
        </w:numPr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 w:eastAsia="ja-JP"/>
        </w:rPr>
        <w:drawing>
          <wp:inline distT="0" distB="0" distL="0" distR="0" wp14:anchorId="52A42B97" wp14:editId="42A9386B">
            <wp:extent cx="4890080" cy="3244215"/>
            <wp:effectExtent l="0" t="0" r="6350" b="0"/>
            <wp:docPr id="4" name="Imagem 4" descr="C:\Users\lite\Documents\Github\MetroRealm\amostras\itajai-navegantes\br\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te\Documents\Github\MetroRealm\amostras\itajai-navegantes\br\im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44"/>
                    <a:stretch/>
                  </pic:blipFill>
                  <pic:spPr bwMode="auto">
                    <a:xfrm>
                      <a:off x="0" y="0"/>
                      <a:ext cx="489008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E166F" w14:textId="0914CFB9" w:rsidR="009C38BC" w:rsidRDefault="009C38BC" w:rsidP="000C26F1">
      <w:pPr>
        <w:pStyle w:val="References"/>
        <w:numPr>
          <w:ilvl w:val="0"/>
          <w:numId w:val="0"/>
        </w:numPr>
        <w:rPr>
          <w:sz w:val="20"/>
          <w:szCs w:val="20"/>
          <w:lang w:val="pt-BR"/>
        </w:rPr>
      </w:pPr>
    </w:p>
    <w:p w14:paraId="7E71AAEB" w14:textId="371B5BDE" w:rsidR="009C38BC" w:rsidRDefault="001C04C8" w:rsidP="000C26F1">
      <w:pPr>
        <w:pStyle w:val="References"/>
        <w:numPr>
          <w:ilvl w:val="0"/>
          <w:numId w:val="0"/>
        </w:numPr>
        <w:rPr>
          <w:lang w:val="pt-BR"/>
        </w:rPr>
      </w:pPr>
      <w:proofErr w:type="spellStart"/>
      <w:r>
        <w:rPr>
          <w:lang w:val="pt-BR"/>
        </w:rPr>
        <w:t>Fig</w:t>
      </w:r>
      <w:proofErr w:type="spellEnd"/>
      <w:r w:rsidR="009C38BC" w:rsidRPr="009C38BC">
        <w:rPr>
          <w:lang w:val="pt-BR"/>
        </w:rPr>
        <w:t xml:space="preserve"> 11</w:t>
      </w:r>
      <w:r>
        <w:rPr>
          <w:lang w:val="pt-BR"/>
        </w:rPr>
        <w:t>.</w:t>
      </w:r>
      <w:r w:rsidR="009C38BC" w:rsidRPr="009C38BC">
        <w:rPr>
          <w:lang w:val="pt-BR"/>
        </w:rPr>
        <w:t xml:space="preserve"> Rota mais </w:t>
      </w:r>
      <w:r w:rsidR="009C38BC">
        <w:rPr>
          <w:lang w:val="pt-BR"/>
        </w:rPr>
        <w:t>lenta</w:t>
      </w:r>
      <w:r w:rsidR="009C38BC" w:rsidRPr="009C38BC">
        <w:rPr>
          <w:lang w:val="pt-BR"/>
        </w:rPr>
        <w:t xml:space="preserve"> gerada pelo </w:t>
      </w:r>
      <w:proofErr w:type="spellStart"/>
      <w:r w:rsidR="009C38BC" w:rsidRPr="009C38BC">
        <w:rPr>
          <w:lang w:val="pt-BR"/>
        </w:rPr>
        <w:t>googlemaps</w:t>
      </w:r>
      <w:proofErr w:type="spellEnd"/>
      <w:r w:rsidR="009C38BC" w:rsidRPr="009C38BC">
        <w:rPr>
          <w:lang w:val="pt-BR"/>
        </w:rPr>
        <w:t xml:space="preserve"> entre Navegantes e Itajaí</w:t>
      </w:r>
    </w:p>
    <w:p w14:paraId="2BD583BB" w14:textId="068FA80C" w:rsidR="009C38BC" w:rsidRDefault="009C38BC" w:rsidP="000C26F1">
      <w:pPr>
        <w:pStyle w:val="References"/>
        <w:numPr>
          <w:ilvl w:val="0"/>
          <w:numId w:val="0"/>
        </w:numPr>
        <w:rPr>
          <w:lang w:val="pt-BR"/>
        </w:rPr>
      </w:pPr>
    </w:p>
    <w:p w14:paraId="3C894C36" w14:textId="77777777" w:rsidR="009C38BC" w:rsidRDefault="009C38BC" w:rsidP="000C26F1">
      <w:pPr>
        <w:pStyle w:val="References"/>
        <w:numPr>
          <w:ilvl w:val="0"/>
          <w:numId w:val="0"/>
        </w:numPr>
        <w:rPr>
          <w:noProof/>
          <w:lang w:val="pt-BR" w:eastAsia="pt-BR"/>
        </w:rPr>
      </w:pPr>
    </w:p>
    <w:p w14:paraId="4DBCADD5" w14:textId="77777777" w:rsidR="009C38BC" w:rsidRDefault="009C38BC" w:rsidP="000C26F1">
      <w:pPr>
        <w:pStyle w:val="References"/>
        <w:numPr>
          <w:ilvl w:val="0"/>
          <w:numId w:val="0"/>
        </w:numPr>
        <w:rPr>
          <w:noProof/>
          <w:lang w:val="pt-BR" w:eastAsia="pt-BR"/>
        </w:rPr>
      </w:pPr>
    </w:p>
    <w:p w14:paraId="502E7986" w14:textId="332FD9A0" w:rsidR="009C38BC" w:rsidRDefault="009C38BC" w:rsidP="000C26F1">
      <w:pPr>
        <w:pStyle w:val="References"/>
        <w:numPr>
          <w:ilvl w:val="0"/>
          <w:numId w:val="0"/>
        </w:numPr>
        <w:rPr>
          <w:lang w:val="pt-BR"/>
        </w:rPr>
      </w:pPr>
      <w:r>
        <w:rPr>
          <w:noProof/>
          <w:lang w:val="pt-BR" w:eastAsia="ja-JP"/>
        </w:rPr>
        <w:drawing>
          <wp:inline distT="0" distB="0" distL="0" distR="0" wp14:anchorId="14A98384" wp14:editId="39320E6C">
            <wp:extent cx="4882129" cy="3251835"/>
            <wp:effectExtent l="0" t="0" r="0" b="5715"/>
            <wp:docPr id="23" name="Imagem 23" descr="C:\Users\lite\Documents\Github\MetroRealm\amostras\saojose-floripa\lento\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te\Documents\Github\MetroRealm\amostras\saojose-floripa\lento\im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6"/>
                    <a:stretch/>
                  </pic:blipFill>
                  <pic:spPr bwMode="auto">
                    <a:xfrm>
                      <a:off x="0" y="0"/>
                      <a:ext cx="4882129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9A08F" w14:textId="5AE498CD" w:rsidR="009C38BC" w:rsidRDefault="009C38BC" w:rsidP="000C26F1">
      <w:pPr>
        <w:pStyle w:val="References"/>
        <w:numPr>
          <w:ilvl w:val="0"/>
          <w:numId w:val="0"/>
        </w:numPr>
        <w:rPr>
          <w:lang w:val="pt-BR"/>
        </w:rPr>
      </w:pPr>
    </w:p>
    <w:p w14:paraId="0EC6D255" w14:textId="3D27A47A" w:rsidR="009C38BC" w:rsidRDefault="009C38BC" w:rsidP="000C26F1">
      <w:pPr>
        <w:pStyle w:val="References"/>
        <w:numPr>
          <w:ilvl w:val="0"/>
          <w:numId w:val="0"/>
        </w:numPr>
        <w:rPr>
          <w:lang w:val="pt-BR"/>
        </w:rPr>
      </w:pPr>
      <w:proofErr w:type="spellStart"/>
      <w:r>
        <w:rPr>
          <w:lang w:val="pt-BR"/>
        </w:rPr>
        <w:t>Fig</w:t>
      </w:r>
      <w:proofErr w:type="spellEnd"/>
      <w:r>
        <w:rPr>
          <w:lang w:val="pt-BR"/>
        </w:rPr>
        <w:t xml:space="preserve"> 12</w:t>
      </w:r>
      <w:r w:rsidR="001C04C8">
        <w:rPr>
          <w:lang w:val="pt-BR"/>
        </w:rPr>
        <w:t>.</w:t>
      </w:r>
      <w:r>
        <w:rPr>
          <w:lang w:val="pt-BR"/>
        </w:rPr>
        <w:t xml:space="preserve"> </w:t>
      </w:r>
      <w:r w:rsidRPr="009C38BC">
        <w:rPr>
          <w:lang w:val="pt-BR"/>
        </w:rPr>
        <w:t xml:space="preserve">Rota mais </w:t>
      </w:r>
      <w:r>
        <w:rPr>
          <w:lang w:val="pt-BR"/>
        </w:rPr>
        <w:t>lenta</w:t>
      </w:r>
      <w:r w:rsidRPr="009C38BC">
        <w:rPr>
          <w:lang w:val="pt-BR"/>
        </w:rPr>
        <w:t xml:space="preserve"> gerada pelo </w:t>
      </w:r>
      <w:proofErr w:type="spellStart"/>
      <w:r w:rsidRPr="009C38BC">
        <w:rPr>
          <w:lang w:val="pt-BR"/>
        </w:rPr>
        <w:t>googlemaps</w:t>
      </w:r>
      <w:proofErr w:type="spellEnd"/>
      <w:r w:rsidRPr="009C38BC">
        <w:rPr>
          <w:lang w:val="pt-BR"/>
        </w:rPr>
        <w:t xml:space="preserve"> entre </w:t>
      </w:r>
      <w:r>
        <w:rPr>
          <w:lang w:val="pt-BR"/>
        </w:rPr>
        <w:t>São José e Florianópolis</w:t>
      </w:r>
      <w:r>
        <w:rPr>
          <w:lang w:val="pt-BR"/>
        </w:rPr>
        <w:br w:type="page"/>
      </w:r>
    </w:p>
    <w:p w14:paraId="68F9131E" w14:textId="77777777" w:rsidR="009C38BC" w:rsidRDefault="009C38BC" w:rsidP="000C26F1">
      <w:pPr>
        <w:pStyle w:val="References"/>
        <w:numPr>
          <w:ilvl w:val="0"/>
          <w:numId w:val="0"/>
        </w:numPr>
        <w:rPr>
          <w:noProof/>
          <w:lang w:val="pt-BR" w:eastAsia="pt-BR"/>
        </w:rPr>
      </w:pPr>
    </w:p>
    <w:p w14:paraId="0A3DFAF7" w14:textId="47005339" w:rsidR="009C38BC" w:rsidRDefault="009C38BC" w:rsidP="000C26F1">
      <w:pPr>
        <w:pStyle w:val="References"/>
        <w:numPr>
          <w:ilvl w:val="0"/>
          <w:numId w:val="0"/>
        </w:numPr>
        <w:rPr>
          <w:lang w:val="pt-BR"/>
        </w:rPr>
      </w:pPr>
      <w:r>
        <w:rPr>
          <w:noProof/>
          <w:lang w:val="pt-BR" w:eastAsia="ja-JP"/>
        </w:rPr>
        <w:drawing>
          <wp:inline distT="0" distB="0" distL="0" distR="0" wp14:anchorId="013B65AC" wp14:editId="3A5F2A25">
            <wp:extent cx="4890080" cy="3244215"/>
            <wp:effectExtent l="0" t="0" r="6350" b="0"/>
            <wp:docPr id="24" name="Imagem 24" descr="C:\Users\lite\Documents\Github\MetroRealm\amostras\saojose-floripa\rapido\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te\Documents\Github\MetroRealm\amostras\saojose-floripa\rapido\im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44"/>
                    <a:stretch/>
                  </pic:blipFill>
                  <pic:spPr bwMode="auto">
                    <a:xfrm>
                      <a:off x="0" y="0"/>
                      <a:ext cx="489008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57C8F" w14:textId="48D8F3A0" w:rsidR="009C38BC" w:rsidRDefault="009C38BC" w:rsidP="000C26F1">
      <w:pPr>
        <w:pStyle w:val="References"/>
        <w:numPr>
          <w:ilvl w:val="0"/>
          <w:numId w:val="0"/>
        </w:numPr>
        <w:rPr>
          <w:lang w:val="pt-BR"/>
        </w:rPr>
      </w:pPr>
    </w:p>
    <w:p w14:paraId="46071B90" w14:textId="17279590" w:rsidR="009C38BC" w:rsidRDefault="009C38BC" w:rsidP="000C26F1">
      <w:pPr>
        <w:pStyle w:val="References"/>
        <w:numPr>
          <w:ilvl w:val="0"/>
          <w:numId w:val="0"/>
        </w:numPr>
        <w:rPr>
          <w:lang w:val="pt-BR"/>
        </w:rPr>
      </w:pPr>
      <w:proofErr w:type="spellStart"/>
      <w:r>
        <w:rPr>
          <w:lang w:val="pt-BR"/>
        </w:rPr>
        <w:t>Fig</w:t>
      </w:r>
      <w:proofErr w:type="spellEnd"/>
      <w:r>
        <w:rPr>
          <w:lang w:val="pt-BR"/>
        </w:rPr>
        <w:t xml:space="preserve"> 13</w:t>
      </w:r>
      <w:r w:rsidR="001C04C8">
        <w:rPr>
          <w:lang w:val="pt-BR"/>
        </w:rPr>
        <w:t>.</w:t>
      </w:r>
      <w:r>
        <w:rPr>
          <w:lang w:val="pt-BR"/>
        </w:rPr>
        <w:t xml:space="preserve"> </w:t>
      </w:r>
      <w:r w:rsidRPr="009C38BC">
        <w:rPr>
          <w:lang w:val="pt-BR"/>
        </w:rPr>
        <w:t xml:space="preserve">Rota mais </w:t>
      </w:r>
      <w:r>
        <w:rPr>
          <w:lang w:val="pt-BR"/>
        </w:rPr>
        <w:t>rápida</w:t>
      </w:r>
      <w:r w:rsidRPr="009C38BC">
        <w:rPr>
          <w:lang w:val="pt-BR"/>
        </w:rPr>
        <w:t xml:space="preserve"> gerada pelo </w:t>
      </w:r>
      <w:proofErr w:type="spellStart"/>
      <w:r w:rsidRPr="009C38BC">
        <w:rPr>
          <w:lang w:val="pt-BR"/>
        </w:rPr>
        <w:t>googlemaps</w:t>
      </w:r>
      <w:proofErr w:type="spellEnd"/>
      <w:r w:rsidRPr="009C38BC">
        <w:rPr>
          <w:lang w:val="pt-BR"/>
        </w:rPr>
        <w:t xml:space="preserve"> entre </w:t>
      </w:r>
      <w:r>
        <w:rPr>
          <w:lang w:val="pt-BR"/>
        </w:rPr>
        <w:t>São José e Florianópolis</w:t>
      </w:r>
    </w:p>
    <w:p w14:paraId="4D3F07AF" w14:textId="50AD5D6E" w:rsidR="009C38BC" w:rsidRDefault="009C38BC" w:rsidP="000C26F1">
      <w:pPr>
        <w:pStyle w:val="References"/>
        <w:numPr>
          <w:ilvl w:val="0"/>
          <w:numId w:val="0"/>
        </w:numPr>
        <w:rPr>
          <w:lang w:val="pt-BR"/>
        </w:rPr>
      </w:pPr>
    </w:p>
    <w:p w14:paraId="14BF81B5" w14:textId="77777777" w:rsidR="009C38BC" w:rsidRDefault="009C38BC" w:rsidP="000C26F1">
      <w:pPr>
        <w:pStyle w:val="References"/>
        <w:numPr>
          <w:ilvl w:val="0"/>
          <w:numId w:val="0"/>
        </w:numPr>
        <w:rPr>
          <w:noProof/>
          <w:lang w:val="pt-BR" w:eastAsia="pt-BR"/>
        </w:rPr>
      </w:pPr>
    </w:p>
    <w:p w14:paraId="25E61822" w14:textId="2A799483" w:rsidR="009C38BC" w:rsidRDefault="009C38BC" w:rsidP="000C26F1">
      <w:pPr>
        <w:pStyle w:val="References"/>
        <w:numPr>
          <w:ilvl w:val="0"/>
          <w:numId w:val="0"/>
        </w:numPr>
        <w:rPr>
          <w:lang w:val="pt-BR"/>
        </w:rPr>
      </w:pPr>
      <w:r>
        <w:rPr>
          <w:noProof/>
          <w:lang w:val="pt-BR" w:eastAsia="ja-JP"/>
        </w:rPr>
        <w:drawing>
          <wp:inline distT="0" distB="0" distL="0" distR="0" wp14:anchorId="34C92310" wp14:editId="39C91C5D">
            <wp:extent cx="4894439" cy="3116911"/>
            <wp:effectExtent l="0" t="0" r="1905" b="7620"/>
            <wp:docPr id="25" name="Imagem 25" descr="C:\Users\lite\Documents\Github\MetroRealm\amostras\boston-cambridge\lento\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te\Documents\Github\MetroRealm\amostras\boston-cambridge\lento\im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31"/>
                    <a:stretch/>
                  </pic:blipFill>
                  <pic:spPr bwMode="auto">
                    <a:xfrm>
                      <a:off x="0" y="0"/>
                      <a:ext cx="4903907" cy="312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33F0F" w14:textId="76E8D2FB" w:rsidR="009C38BC" w:rsidRDefault="009C38BC" w:rsidP="000C26F1">
      <w:pPr>
        <w:pStyle w:val="References"/>
        <w:numPr>
          <w:ilvl w:val="0"/>
          <w:numId w:val="0"/>
        </w:numPr>
        <w:rPr>
          <w:lang w:val="pt-BR"/>
        </w:rPr>
      </w:pPr>
    </w:p>
    <w:p w14:paraId="2305A6D6" w14:textId="6067AC92" w:rsidR="009C38BC" w:rsidRDefault="009C38BC" w:rsidP="009C38BC">
      <w:pPr>
        <w:pStyle w:val="References"/>
        <w:numPr>
          <w:ilvl w:val="0"/>
          <w:numId w:val="0"/>
        </w:numPr>
        <w:rPr>
          <w:lang w:val="pt-BR"/>
        </w:rPr>
      </w:pPr>
      <w:proofErr w:type="spellStart"/>
      <w:r>
        <w:rPr>
          <w:lang w:val="pt-BR"/>
        </w:rPr>
        <w:t>Fig</w:t>
      </w:r>
      <w:proofErr w:type="spellEnd"/>
      <w:r>
        <w:rPr>
          <w:lang w:val="pt-BR"/>
        </w:rPr>
        <w:t xml:space="preserve"> 14</w:t>
      </w:r>
      <w:r w:rsidR="001C04C8">
        <w:rPr>
          <w:lang w:val="pt-BR"/>
        </w:rPr>
        <w:t>.</w:t>
      </w:r>
      <w:r>
        <w:rPr>
          <w:lang w:val="pt-BR"/>
        </w:rPr>
        <w:t xml:space="preserve"> </w:t>
      </w:r>
      <w:r w:rsidRPr="009C38BC">
        <w:rPr>
          <w:lang w:val="pt-BR"/>
        </w:rPr>
        <w:t xml:space="preserve">Rota mais </w:t>
      </w:r>
      <w:r>
        <w:rPr>
          <w:lang w:val="pt-BR"/>
        </w:rPr>
        <w:t>lenta</w:t>
      </w:r>
      <w:r w:rsidRPr="009C38BC">
        <w:rPr>
          <w:lang w:val="pt-BR"/>
        </w:rPr>
        <w:t xml:space="preserve"> gerada pelo </w:t>
      </w:r>
      <w:proofErr w:type="spellStart"/>
      <w:r w:rsidRPr="009C38BC">
        <w:rPr>
          <w:lang w:val="pt-BR"/>
        </w:rPr>
        <w:t>googlemaps</w:t>
      </w:r>
      <w:proofErr w:type="spellEnd"/>
      <w:r w:rsidRPr="009C38BC">
        <w:rPr>
          <w:lang w:val="pt-BR"/>
        </w:rPr>
        <w:t xml:space="preserve"> entre </w:t>
      </w:r>
      <w:r>
        <w:rPr>
          <w:lang w:val="pt-BR"/>
        </w:rPr>
        <w:t>Boston e Cambridge</w:t>
      </w:r>
      <w:r>
        <w:rPr>
          <w:lang w:val="pt-BR"/>
        </w:rPr>
        <w:br w:type="page"/>
      </w:r>
    </w:p>
    <w:p w14:paraId="3CF7C074" w14:textId="77777777" w:rsidR="009C38BC" w:rsidRDefault="009C38BC" w:rsidP="009C38BC">
      <w:pPr>
        <w:pStyle w:val="References"/>
        <w:numPr>
          <w:ilvl w:val="0"/>
          <w:numId w:val="0"/>
        </w:numPr>
        <w:rPr>
          <w:noProof/>
          <w:lang w:val="pt-BR" w:eastAsia="pt-BR"/>
        </w:rPr>
      </w:pPr>
    </w:p>
    <w:p w14:paraId="5614B455" w14:textId="7A662DCB" w:rsidR="009C38BC" w:rsidRDefault="009C38BC" w:rsidP="009C38BC">
      <w:pPr>
        <w:pStyle w:val="References"/>
        <w:numPr>
          <w:ilvl w:val="0"/>
          <w:numId w:val="0"/>
        </w:numPr>
        <w:rPr>
          <w:lang w:val="pt-BR"/>
        </w:rPr>
      </w:pPr>
      <w:r>
        <w:rPr>
          <w:noProof/>
          <w:lang w:val="pt-BR" w:eastAsia="ja-JP"/>
        </w:rPr>
        <w:drawing>
          <wp:inline distT="0" distB="0" distL="0" distR="0" wp14:anchorId="3345A650" wp14:editId="6B217F6B">
            <wp:extent cx="4966085" cy="3116911"/>
            <wp:effectExtent l="0" t="0" r="6350" b="7620"/>
            <wp:docPr id="27" name="Imagem 27" descr="C:\Users\lite\Documents\Github\MetroRealm\amostras\boston-cambridge\rapido\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te\Documents\Github\MetroRealm\amostras\boston-cambridge\rapido\im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9"/>
                    <a:stretch/>
                  </pic:blipFill>
                  <pic:spPr bwMode="auto">
                    <a:xfrm>
                      <a:off x="0" y="0"/>
                      <a:ext cx="4986916" cy="312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2E1EA" w14:textId="7689AB65" w:rsidR="009C38BC" w:rsidRDefault="009C38BC" w:rsidP="000C26F1">
      <w:pPr>
        <w:pStyle w:val="References"/>
        <w:numPr>
          <w:ilvl w:val="0"/>
          <w:numId w:val="0"/>
        </w:numPr>
        <w:rPr>
          <w:lang w:val="pt-BR"/>
        </w:rPr>
      </w:pPr>
    </w:p>
    <w:p w14:paraId="169BA9F6" w14:textId="579BC2A1" w:rsidR="009C38BC" w:rsidRDefault="009C38BC" w:rsidP="009C38BC">
      <w:pPr>
        <w:pStyle w:val="References"/>
        <w:numPr>
          <w:ilvl w:val="0"/>
          <w:numId w:val="0"/>
        </w:numPr>
        <w:rPr>
          <w:lang w:val="pt-BR"/>
        </w:rPr>
      </w:pPr>
      <w:proofErr w:type="spellStart"/>
      <w:r>
        <w:rPr>
          <w:lang w:val="pt-BR"/>
        </w:rPr>
        <w:t>Fig</w:t>
      </w:r>
      <w:proofErr w:type="spellEnd"/>
      <w:r>
        <w:rPr>
          <w:lang w:val="pt-BR"/>
        </w:rPr>
        <w:t xml:space="preserve"> 15</w:t>
      </w:r>
      <w:r w:rsidR="001C04C8">
        <w:rPr>
          <w:lang w:val="pt-BR"/>
        </w:rPr>
        <w:t>.</w:t>
      </w:r>
      <w:r>
        <w:rPr>
          <w:lang w:val="pt-BR"/>
        </w:rPr>
        <w:t xml:space="preserve"> </w:t>
      </w:r>
      <w:r w:rsidRPr="009C38BC">
        <w:rPr>
          <w:lang w:val="pt-BR"/>
        </w:rPr>
        <w:t xml:space="preserve">Rota mais </w:t>
      </w:r>
      <w:r>
        <w:rPr>
          <w:lang w:val="pt-BR"/>
        </w:rPr>
        <w:t>rápida</w:t>
      </w:r>
      <w:r w:rsidRPr="009C38BC">
        <w:rPr>
          <w:lang w:val="pt-BR"/>
        </w:rPr>
        <w:t xml:space="preserve"> gerada pelo </w:t>
      </w:r>
      <w:proofErr w:type="spellStart"/>
      <w:r w:rsidRPr="009C38BC">
        <w:rPr>
          <w:lang w:val="pt-BR"/>
        </w:rPr>
        <w:t>googlemaps</w:t>
      </w:r>
      <w:proofErr w:type="spellEnd"/>
      <w:r w:rsidRPr="009C38BC">
        <w:rPr>
          <w:lang w:val="pt-BR"/>
        </w:rPr>
        <w:t xml:space="preserve"> entre </w:t>
      </w:r>
      <w:r>
        <w:rPr>
          <w:lang w:val="pt-BR"/>
        </w:rPr>
        <w:t>Boston e Cambridge</w:t>
      </w:r>
    </w:p>
    <w:p w14:paraId="1A813203" w14:textId="096DE1F5" w:rsidR="005230F2" w:rsidRDefault="005230F2" w:rsidP="000C26F1">
      <w:pPr>
        <w:pStyle w:val="References"/>
        <w:numPr>
          <w:ilvl w:val="0"/>
          <w:numId w:val="0"/>
        </w:numPr>
        <w:rPr>
          <w:lang w:val="pt-BR"/>
        </w:rPr>
      </w:pPr>
      <w:r>
        <w:rPr>
          <w:lang w:val="pt-BR"/>
        </w:rPr>
        <w:br w:type="page"/>
      </w:r>
    </w:p>
    <w:p w14:paraId="578226A8" w14:textId="638F1E2D" w:rsidR="009C38BC" w:rsidRPr="005230F2" w:rsidRDefault="005230F2" w:rsidP="005230F2">
      <w:pPr>
        <w:pStyle w:val="References"/>
        <w:numPr>
          <w:ilvl w:val="0"/>
          <w:numId w:val="0"/>
        </w:numPr>
        <w:ind w:firstLine="202"/>
        <w:rPr>
          <w:sz w:val="28"/>
          <w:szCs w:val="28"/>
          <w:lang w:val="pt-BR"/>
        </w:rPr>
      </w:pPr>
      <w:r w:rsidRPr="005230F2">
        <w:rPr>
          <w:sz w:val="28"/>
          <w:szCs w:val="28"/>
          <w:lang w:val="pt-BR"/>
        </w:rPr>
        <w:lastRenderedPageBreak/>
        <w:t xml:space="preserve">APÊNDICE B. DADOS DE MAPA </w:t>
      </w:r>
      <w:commentRangeStart w:id="88"/>
      <w:r w:rsidRPr="005230F2">
        <w:rPr>
          <w:sz w:val="28"/>
          <w:szCs w:val="28"/>
          <w:lang w:val="pt-BR"/>
        </w:rPr>
        <w:t>CATALOGADOS</w:t>
      </w:r>
      <w:commentRangeEnd w:id="88"/>
      <w:r w:rsidR="00611067">
        <w:rPr>
          <w:rStyle w:val="Refdecomentrio"/>
        </w:rPr>
        <w:commentReference w:id="88"/>
      </w:r>
    </w:p>
    <w:p w14:paraId="04859678" w14:textId="4BD60712" w:rsidR="005230F2" w:rsidRDefault="005230F2" w:rsidP="000C26F1">
      <w:pPr>
        <w:pStyle w:val="References"/>
        <w:numPr>
          <w:ilvl w:val="0"/>
          <w:numId w:val="0"/>
        </w:numPr>
        <w:rPr>
          <w:lang w:val="pt-BR"/>
        </w:rPr>
      </w:pPr>
    </w:p>
    <w:p w14:paraId="0C09052F" w14:textId="03E50D22" w:rsidR="001278A9" w:rsidRDefault="001278A9" w:rsidP="000C26F1">
      <w:pPr>
        <w:pStyle w:val="References"/>
        <w:numPr>
          <w:ilvl w:val="0"/>
          <w:numId w:val="0"/>
        </w:numPr>
        <w:rPr>
          <w:lang w:val="pt-BR"/>
        </w:rPr>
      </w:pPr>
      <w:r w:rsidRPr="005230F2">
        <w:rPr>
          <w:noProof/>
          <w:lang w:val="pt-BR" w:eastAsia="ja-JP"/>
        </w:rPr>
        <mc:AlternateContent>
          <mc:Choice Requires="wps">
            <w:drawing>
              <wp:anchor distT="45720" distB="45720" distL="114300" distR="114300" simplePos="0" relativeHeight="251934208" behindDoc="0" locked="0" layoutInCell="1" allowOverlap="1" wp14:anchorId="09A7A0B5" wp14:editId="671CFED2">
                <wp:simplePos x="0" y="0"/>
                <wp:positionH relativeFrom="column">
                  <wp:posOffset>5138447</wp:posOffset>
                </wp:positionH>
                <wp:positionV relativeFrom="paragraph">
                  <wp:posOffset>233128</wp:posOffset>
                </wp:positionV>
                <wp:extent cx="1732915" cy="4525010"/>
                <wp:effectExtent l="0" t="0" r="19685" b="27940"/>
                <wp:wrapSquare wrapText="bothSides"/>
                <wp:docPr id="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2915" cy="4525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270EDA" w14:textId="6E5E633A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pt-BR"/>
                              </w:rPr>
                              <w:t>Boston – Cambridge Rota Lenta</w:t>
                            </w:r>
                          </w:p>
                          <w:p w14:paraId="4D719D6E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13E20511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60E92149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6AAECBA1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4EC6BEB9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398F93E0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5428DBF4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3E8B08D7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muito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6DEFAD7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634A0908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2A496CB9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5DDCAF80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7645A779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6936D553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77A2C177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39E4FD26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20D06BA8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6BEBF21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0EB7508C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2999D291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0D2FD800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F7E2ADF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263FBA07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5D072AF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58CCA31A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3D99FC47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577015D8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0202E873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449C233F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357563E3" w14:textId="3DDFA71D" w:rsidR="00732898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481AC998" w14:textId="5F2FDB95" w:rsidR="00732898" w:rsidRPr="00732898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pt-BR"/>
                                <w:rPrChange w:id="89" w:author="Adson Estevesa" w:date="2016-12-19T13:44:00Z">
                                  <w:rPr/>
                                </w:rPrChang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Quadro 6</w:t>
                            </w:r>
                            <w:r w:rsidRPr="001C04C8">
                              <w:rPr>
                                <w:sz w:val="16"/>
                                <w:szCs w:val="16"/>
                                <w:lang w:val="pt-BR"/>
                              </w:rPr>
                              <w:t xml:space="preserve">. Dados retirados da rota </w:t>
                            </w: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de Boston e Cambridge pela</w:t>
                            </w:r>
                            <w:r w:rsidRPr="001C04C8">
                              <w:rPr>
                                <w:sz w:val="16"/>
                                <w:szCs w:val="16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rota mais lenta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2" o:spid="_x0000_s1036" type="#_x0000_t202" style="position:absolute;left:0;text-align:left;margin-left:404.6pt;margin-top:18.35pt;width:136.45pt;height:356.3pt;z-index:251934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">
                <v:textbox style="mso-fit-shape-to-text:t">
                  <w:txbxContent>
                    <w:p w14:paraId="38270EDA" w14:textId="6E5E633A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sz w:val="18"/>
                          <w:szCs w:val="18"/>
                          <w:lang w:val="pt-BR"/>
                        </w:rPr>
                        <w:t>Boston – Cambridge Rota Lenta</w:t>
                      </w:r>
                    </w:p>
                    <w:p w14:paraId="4D719D6E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</w:p>
                    <w:p w14:paraId="13E20511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60E92149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6AAECBA1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4EC6BEB9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398F93E0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5428DBF4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3E8B08D7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muito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6DEFAD7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634A0908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2A496CB9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5DDCAF80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7645A779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6936D553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77A2C177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39E4FD26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20D06BA8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6BEBF21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0EB7508C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2999D291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0D2FD800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F7E2ADF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263FBA07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5D072AF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58CCA31A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3D99FC47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577015D8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0202E873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449C233F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357563E3" w14:textId="3DDFA71D" w:rsidR="00732898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481AC998" w14:textId="5F2FDB95" w:rsidR="00732898" w:rsidRPr="00732898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lang w:val="pt-BR"/>
                          <w:rPrChange w:id="90" w:author="Adson Estevesa" w:date="2016-12-19T13:44:00Z">
                            <w:rPr/>
                          </w:rPrChange>
                        </w:rPr>
                      </w:pPr>
                      <w:r>
                        <w:rPr>
                          <w:sz w:val="16"/>
                          <w:szCs w:val="16"/>
                          <w:lang w:val="pt-BR"/>
                        </w:rPr>
                        <w:t>Quadro 6</w:t>
                      </w:r>
                      <w:r w:rsidRPr="001C04C8">
                        <w:rPr>
                          <w:sz w:val="16"/>
                          <w:szCs w:val="16"/>
                          <w:lang w:val="pt-BR"/>
                        </w:rPr>
                        <w:t xml:space="preserve">. Dados retirados da rota </w:t>
                      </w:r>
                      <w:r>
                        <w:rPr>
                          <w:sz w:val="16"/>
                          <w:szCs w:val="16"/>
                          <w:lang w:val="pt-BR"/>
                        </w:rPr>
                        <w:t>de Boston e Cambridge pela</w:t>
                      </w:r>
                      <w:r w:rsidRPr="001C04C8">
                        <w:rPr>
                          <w:sz w:val="16"/>
                          <w:szCs w:val="16"/>
                          <w:lang w:val="pt-B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pt-BR"/>
                        </w:rPr>
                        <w:t>rota mais lenta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230F2">
        <w:rPr>
          <w:noProof/>
          <w:lang w:val="pt-BR" w:eastAsia="ja-JP"/>
        </w:rPr>
        <mc:AlternateContent>
          <mc:Choice Requires="wps">
            <w:drawing>
              <wp:anchor distT="45720" distB="45720" distL="114300" distR="114300" simplePos="0" relativeHeight="251858432" behindDoc="0" locked="0" layoutInCell="1" allowOverlap="1" wp14:anchorId="23F7BA31" wp14:editId="7F3A0D71">
                <wp:simplePos x="0" y="0"/>
                <wp:positionH relativeFrom="column">
                  <wp:posOffset>3475963</wp:posOffset>
                </wp:positionH>
                <wp:positionV relativeFrom="paragraph">
                  <wp:posOffset>221946</wp:posOffset>
                </wp:positionV>
                <wp:extent cx="1629410" cy="3999230"/>
                <wp:effectExtent l="0" t="0" r="27940" b="20320"/>
                <wp:wrapSquare wrapText="bothSides"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9410" cy="3999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A315C" w14:textId="37BA1E56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pt-BR"/>
                              </w:rPr>
                              <w:t>Boston – Cambridge Rota Rápida</w:t>
                            </w:r>
                          </w:p>
                          <w:p w14:paraId="6C049B44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5D6B8654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010D30B8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212A96E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50FACFB5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40FF239A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1705A46A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4E812556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4B82423D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5F33EA83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65B880F3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7237D08D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6248AF1A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19725848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52B181D8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ECF2471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6BB5EF3F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3DA828D1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732A72C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6D444D99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061E848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7718FC2D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148F4B74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584E536B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1CE8C1EB" w14:textId="0FC140CD" w:rsidR="00732898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03DFAEA6" w14:textId="5509FADE" w:rsidR="00732898" w:rsidRPr="00732898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pt-BR"/>
                                <w:rPrChange w:id="91" w:author="Adson Estevesa" w:date="2016-12-19T13:44:00Z">
                                  <w:rPr/>
                                </w:rPrChang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Quadro 6</w:t>
                            </w:r>
                            <w:r w:rsidRPr="001C04C8">
                              <w:rPr>
                                <w:sz w:val="16"/>
                                <w:szCs w:val="16"/>
                                <w:lang w:val="pt-BR"/>
                              </w:rPr>
                              <w:t xml:space="preserve">. Dados retirados da rota </w:t>
                            </w: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de Boston e Cambridge pela</w:t>
                            </w:r>
                            <w:r w:rsidRPr="001C04C8">
                              <w:rPr>
                                <w:sz w:val="16"/>
                                <w:szCs w:val="16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rota mais rápida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273.7pt;margin-top:17.5pt;width:128.3pt;height:314.9pt;z-index:251858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">
                <v:textbox style="mso-fit-shape-to-text:t">
                  <w:txbxContent>
                    <w:p w14:paraId="72BA315C" w14:textId="37BA1E56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sz w:val="18"/>
                          <w:szCs w:val="18"/>
                          <w:lang w:val="pt-BR"/>
                        </w:rPr>
                        <w:t>Boston – Cambridge Rota Rápida</w:t>
                      </w:r>
                    </w:p>
                    <w:p w14:paraId="6C049B44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</w:p>
                    <w:p w14:paraId="5D6B8654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010D30B8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212A96E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50FACFB5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40FF239A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1705A46A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4E812556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4B82423D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5F33EA83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65B880F3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7237D08D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6248AF1A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19725848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52B181D8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ECF2471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6BB5EF3F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3DA828D1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732A72C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6D444D99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061E848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7718FC2D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148F4B74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584E536B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1CE8C1EB" w14:textId="0FC140CD" w:rsidR="00732898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03DFAEA6" w14:textId="5509FADE" w:rsidR="00732898" w:rsidRPr="00732898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lang w:val="pt-BR"/>
                          <w:rPrChange w:id="92" w:author="Adson Estevesa" w:date="2016-12-19T13:44:00Z">
                            <w:rPr/>
                          </w:rPrChange>
                        </w:rPr>
                      </w:pPr>
                      <w:r>
                        <w:rPr>
                          <w:sz w:val="16"/>
                          <w:szCs w:val="16"/>
                          <w:lang w:val="pt-BR"/>
                        </w:rPr>
                        <w:t>Quadro 6</w:t>
                      </w:r>
                      <w:r w:rsidRPr="001C04C8">
                        <w:rPr>
                          <w:sz w:val="16"/>
                          <w:szCs w:val="16"/>
                          <w:lang w:val="pt-BR"/>
                        </w:rPr>
                        <w:t xml:space="preserve">. Dados retirados da rota </w:t>
                      </w:r>
                      <w:r>
                        <w:rPr>
                          <w:sz w:val="16"/>
                          <w:szCs w:val="16"/>
                          <w:lang w:val="pt-BR"/>
                        </w:rPr>
                        <w:t>de Boston e Cambridge pela</w:t>
                      </w:r>
                      <w:r w:rsidRPr="001C04C8">
                        <w:rPr>
                          <w:sz w:val="16"/>
                          <w:szCs w:val="16"/>
                          <w:lang w:val="pt-B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pt-BR"/>
                        </w:rPr>
                        <w:t>rota mais rápida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230F2">
        <w:rPr>
          <w:noProof/>
          <w:lang w:val="pt-BR" w:eastAsia="ja-JP"/>
        </w:rPr>
        <mc:AlternateContent>
          <mc:Choice Requires="wps">
            <w:drawing>
              <wp:anchor distT="45720" distB="45720" distL="114300" distR="114300" simplePos="0" relativeHeight="251577856" behindDoc="0" locked="0" layoutInCell="1" allowOverlap="1" wp14:anchorId="3EEDBAFF" wp14:editId="16F810DB">
                <wp:simplePos x="0" y="0"/>
                <wp:positionH relativeFrom="column">
                  <wp:posOffset>1770325</wp:posOffset>
                </wp:positionH>
                <wp:positionV relativeFrom="paragraph">
                  <wp:posOffset>220648</wp:posOffset>
                </wp:positionV>
                <wp:extent cx="1661795" cy="4276725"/>
                <wp:effectExtent l="0" t="0" r="14605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795" cy="427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CE26C" w14:textId="677CB4C3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Itajaí – Navegantes BR</w:t>
                            </w:r>
                          </w:p>
                          <w:p w14:paraId="4258783F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4644788C" w14:textId="4C1E52BA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4BD17C48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3E99C5CD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2C4615AD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17BA5D46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63990E95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01D16743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597335DA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33E5D519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132CF5F4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3EE44B43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572816F7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3805E277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54CDB5D0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2C4CA72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0297681C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0581B4D8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5C037E90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0D1B3EB6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69417F97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10C8BBE5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7FDCF337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5A6B7991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6823A1CA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3A02B4B9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14DBFE18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581EE493" w14:textId="428C6846" w:rsidR="00732898" w:rsidRDefault="00732898" w:rsidP="005230F2">
                            <w:pPr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1F8925A4" w14:textId="2450AB31" w:rsidR="00732898" w:rsidRDefault="00732898" w:rsidP="005230F2">
                            <w:pPr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45C43AE9" w14:textId="73CE788B" w:rsidR="00732898" w:rsidRPr="00732898" w:rsidRDefault="00732898" w:rsidP="005230F2">
                            <w:pPr>
                              <w:rPr>
                                <w:sz w:val="16"/>
                                <w:szCs w:val="16"/>
                                <w:lang w:val="pt-BR"/>
                                <w:rPrChange w:id="93" w:author="Adson Estevesa" w:date="2016-12-19T13:44:00Z">
                                  <w:rPr>
                                    <w:sz w:val="16"/>
                                    <w:szCs w:val="16"/>
                                  </w:rPr>
                                </w:rPrChange>
                              </w:rPr>
                            </w:pPr>
                            <w:r w:rsidRPr="001C04C8">
                              <w:rPr>
                                <w:sz w:val="16"/>
                                <w:szCs w:val="16"/>
                                <w:lang w:val="pt-BR"/>
                              </w:rPr>
                              <w:t>Quadro 1. Dados retirados da rota de Itajaí e Navegantes pela BR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139.4pt;margin-top:17.35pt;width:130.85pt;height:336.75pt;z-index:251577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">
                <v:textbox style="mso-fit-shape-to-text:t">
                  <w:txbxContent>
                    <w:p w14:paraId="39BCE26C" w14:textId="677CB4C3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Itajaí – Navegantes BR</w:t>
                      </w:r>
                    </w:p>
                    <w:p w14:paraId="4258783F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</w:p>
                    <w:p w14:paraId="4644788C" w14:textId="4C1E52BA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4BD17C48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3E99C5CD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2C4615AD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17BA5D46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63990E95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01D16743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597335DA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33E5D519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132CF5F4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3EE44B43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572816F7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3805E277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54CDB5D0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2C4CA72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0297681C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0581B4D8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5C037E90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0D1B3EB6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69417F97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10C8BBE5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7FDCF337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5A6B7991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6823A1CA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3A02B4B9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14DBFE18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581EE493" w14:textId="428C6846" w:rsidR="00732898" w:rsidRDefault="00732898" w:rsidP="005230F2">
                      <w:pPr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1F8925A4" w14:textId="2450AB31" w:rsidR="00732898" w:rsidRDefault="00732898" w:rsidP="005230F2">
                      <w:pPr>
                        <w:rPr>
                          <w:sz w:val="18"/>
                          <w:szCs w:val="18"/>
                          <w:lang w:val="pt-BR"/>
                        </w:rPr>
                      </w:pPr>
                    </w:p>
                    <w:p w14:paraId="45C43AE9" w14:textId="73CE788B" w:rsidR="00732898" w:rsidRPr="00732898" w:rsidRDefault="00732898" w:rsidP="005230F2">
                      <w:pPr>
                        <w:rPr>
                          <w:sz w:val="16"/>
                          <w:szCs w:val="16"/>
                          <w:lang w:val="pt-BR"/>
                          <w:rPrChange w:id="94" w:author="Adson Estevesa" w:date="2016-12-19T13:44:00Z">
                            <w:rPr>
                              <w:sz w:val="16"/>
                              <w:szCs w:val="16"/>
                            </w:rPr>
                          </w:rPrChange>
                        </w:rPr>
                      </w:pPr>
                      <w:r w:rsidRPr="001C04C8">
                        <w:rPr>
                          <w:sz w:val="16"/>
                          <w:szCs w:val="16"/>
                          <w:lang w:val="pt-BR"/>
                        </w:rPr>
                        <w:t>Quadro 1. Dados retirados da rota de Itajaí e Navegantes pela BR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230F2">
        <w:rPr>
          <w:noProof/>
          <w:lang w:val="pt-BR" w:eastAsia="ja-JP"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3925EBB8" wp14:editId="2B6BF5FB">
                <wp:simplePos x="0" y="0"/>
                <wp:positionH relativeFrom="column">
                  <wp:posOffset>62313</wp:posOffset>
                </wp:positionH>
                <wp:positionV relativeFrom="paragraph">
                  <wp:posOffset>227302</wp:posOffset>
                </wp:positionV>
                <wp:extent cx="1661795" cy="2941955"/>
                <wp:effectExtent l="0" t="0" r="14605" b="10795"/>
                <wp:wrapSquare wrapText="bothSides"/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795" cy="2941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115C7C" w14:textId="2A3E7493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Itajaí – Navegantes </w:t>
                            </w:r>
                            <w:r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Ferry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pt-BR"/>
                              </w:rPr>
                              <w:t>boat</w:t>
                            </w:r>
                            <w:proofErr w:type="spellEnd"/>
                          </w:p>
                          <w:p w14:paraId="4215F9FC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2620EA9A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57D4D688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1B370F47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2A51D18A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1FE05E32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D8A6D71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42957A9E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B8DCEE5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0A471CAF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652411DB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33CDE5D0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CF61B93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088CCD64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1CB039E4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2FA99B06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09C73296" w14:textId="1A3CD789" w:rsidR="00732898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2B255AAB" w14:textId="32315126" w:rsidR="00732898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2902EF48" w14:textId="4313D74C" w:rsidR="00732898" w:rsidRPr="00732898" w:rsidRDefault="00732898" w:rsidP="001C04C8">
                            <w:pPr>
                              <w:rPr>
                                <w:sz w:val="16"/>
                                <w:szCs w:val="16"/>
                                <w:lang w:val="pt-BR"/>
                                <w:rPrChange w:id="95" w:author="Adson Estevesa" w:date="2016-12-19T13:44:00Z">
                                  <w:rPr>
                                    <w:sz w:val="16"/>
                                    <w:szCs w:val="16"/>
                                  </w:rPr>
                                </w:rPrChang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Quadro 2</w:t>
                            </w:r>
                            <w:r w:rsidRPr="001C04C8">
                              <w:rPr>
                                <w:sz w:val="16"/>
                                <w:szCs w:val="16"/>
                                <w:lang w:val="pt-BR"/>
                              </w:rPr>
                              <w:t>. Dados retirados da rota de Itaja</w:t>
                            </w: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í e Navegantes pelo</w:t>
                            </w:r>
                            <w:r w:rsidRPr="001C04C8">
                              <w:rPr>
                                <w:sz w:val="16"/>
                                <w:szCs w:val="16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 xml:space="preserve">ferry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boat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4.9pt;margin-top:17.9pt;width:130.85pt;height:231.65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">
                <v:textbox>
                  <w:txbxContent>
                    <w:p w14:paraId="71115C7C" w14:textId="2A3E7493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Itajaí – Navegantes </w:t>
                      </w:r>
                      <w:r>
                        <w:rPr>
                          <w:sz w:val="18"/>
                          <w:szCs w:val="18"/>
                          <w:lang w:val="pt-BR"/>
                        </w:rPr>
                        <w:t xml:space="preserve">Ferry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pt-BR"/>
                        </w:rPr>
                        <w:t>boat</w:t>
                      </w:r>
                      <w:proofErr w:type="spellEnd"/>
                    </w:p>
                    <w:p w14:paraId="4215F9FC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</w:p>
                    <w:p w14:paraId="2620EA9A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57D4D688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1B370F47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2A51D18A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1FE05E32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D8A6D71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42957A9E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B8DCEE5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0A471CAF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652411DB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33CDE5D0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CF61B93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088CCD64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1CB039E4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2FA99B06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09C73296" w14:textId="1A3CD789" w:rsidR="00732898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2B255AAB" w14:textId="32315126" w:rsidR="00732898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</w:p>
                    <w:p w14:paraId="2902EF48" w14:textId="4313D74C" w:rsidR="00732898" w:rsidRPr="00732898" w:rsidRDefault="00732898" w:rsidP="001C04C8">
                      <w:pPr>
                        <w:rPr>
                          <w:sz w:val="16"/>
                          <w:szCs w:val="16"/>
                          <w:lang w:val="pt-BR"/>
                          <w:rPrChange w:id="96" w:author="Adson Estevesa" w:date="2016-12-19T13:44:00Z">
                            <w:rPr>
                              <w:sz w:val="16"/>
                              <w:szCs w:val="16"/>
                            </w:rPr>
                          </w:rPrChange>
                        </w:rPr>
                      </w:pPr>
                      <w:r>
                        <w:rPr>
                          <w:sz w:val="16"/>
                          <w:szCs w:val="16"/>
                          <w:lang w:val="pt-BR"/>
                        </w:rPr>
                        <w:t>Quadro 2</w:t>
                      </w:r>
                      <w:r w:rsidRPr="001C04C8">
                        <w:rPr>
                          <w:sz w:val="16"/>
                          <w:szCs w:val="16"/>
                          <w:lang w:val="pt-BR"/>
                        </w:rPr>
                        <w:t>. Dados retirados da rota de Itaja</w:t>
                      </w:r>
                      <w:r>
                        <w:rPr>
                          <w:sz w:val="16"/>
                          <w:szCs w:val="16"/>
                          <w:lang w:val="pt-BR"/>
                        </w:rPr>
                        <w:t>í e Navegantes pelo</w:t>
                      </w:r>
                      <w:r w:rsidRPr="001C04C8">
                        <w:rPr>
                          <w:sz w:val="16"/>
                          <w:szCs w:val="16"/>
                          <w:lang w:val="pt-B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pt-BR"/>
                        </w:rPr>
                        <w:t xml:space="preserve">ferry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pt-BR"/>
                        </w:rPr>
                        <w:t>boat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pt-BR"/>
        </w:rPr>
        <w:br w:type="page"/>
      </w:r>
    </w:p>
    <w:p w14:paraId="61CD5D0A" w14:textId="31FEA73B" w:rsidR="005230F2" w:rsidRPr="009C38BC" w:rsidRDefault="001278A9" w:rsidP="000C26F1">
      <w:pPr>
        <w:pStyle w:val="References"/>
        <w:numPr>
          <w:ilvl w:val="0"/>
          <w:numId w:val="0"/>
        </w:numPr>
        <w:rPr>
          <w:lang w:val="pt-BR"/>
        </w:rPr>
      </w:pPr>
      <w:r w:rsidRPr="005230F2">
        <w:rPr>
          <w:noProof/>
          <w:lang w:val="pt-BR" w:eastAsia="ja-JP"/>
        </w:rPr>
        <w:lastRenderedPageBreak/>
        <mc:AlternateContent>
          <mc:Choice Requires="wps">
            <w:drawing>
              <wp:anchor distT="45720" distB="45720" distL="114300" distR="114300" simplePos="0" relativeHeight="251728384" behindDoc="0" locked="0" layoutInCell="1" allowOverlap="1" wp14:anchorId="3003477E" wp14:editId="692DDA02">
                <wp:simplePos x="0" y="0"/>
                <wp:positionH relativeFrom="column">
                  <wp:posOffset>3643133</wp:posOffset>
                </wp:positionH>
                <wp:positionV relativeFrom="paragraph">
                  <wp:posOffset>-3810</wp:posOffset>
                </wp:positionV>
                <wp:extent cx="2186305" cy="4802505"/>
                <wp:effectExtent l="0" t="0" r="23495" b="17145"/>
                <wp:wrapSquare wrapText="bothSides"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6305" cy="4802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DEE9DF" w14:textId="1CA841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pt-BR"/>
                              </w:rPr>
                              <w:t>São José – Florianópolis Rota Rápida</w:t>
                            </w:r>
                          </w:p>
                          <w:p w14:paraId="5BBED997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28EB143A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5D73B25C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3A8E6397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038F6E7A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308DF0E6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505F7255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8B20B5B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616A9226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5075B1D1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4E337BFC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28286351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3076DC10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5AE53025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2574EF95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1217EF70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3B495A07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080F9D2E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5A0DB0FF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5A4C04D2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3161D27E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10D4FC53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55E0B9BE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294293B4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7A292685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muito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17B7BD1F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7EDF0B06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4DB6F14C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7E53BDDB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6DA7852C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4EACEAAF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6C88B7D" w14:textId="43DDABC4" w:rsidR="00732898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2A1364A2" w14:textId="77777777" w:rsidR="00732898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42F037D0" w14:textId="6067DCCA" w:rsidR="00732898" w:rsidRPr="00732898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pt-BR"/>
                                <w:rPrChange w:id="97" w:author="Adson Estevesa" w:date="2016-12-19T13:44:00Z">
                                  <w:rPr/>
                                </w:rPrChang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Quadro 3</w:t>
                            </w:r>
                            <w:r w:rsidRPr="001C04C8">
                              <w:rPr>
                                <w:sz w:val="16"/>
                                <w:szCs w:val="16"/>
                                <w:lang w:val="pt-BR"/>
                              </w:rPr>
                              <w:t xml:space="preserve">. Dados retirados da rota </w:t>
                            </w: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de São José e Florianópolis pela</w:t>
                            </w:r>
                            <w:r w:rsidRPr="001C04C8">
                              <w:rPr>
                                <w:sz w:val="16"/>
                                <w:szCs w:val="16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rota mais rápida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286.85pt;margin-top:-.3pt;width:172.15pt;height:378.15pt;z-index:251728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">
                <v:textbox style="mso-fit-shape-to-text:t">
                  <w:txbxContent>
                    <w:p w14:paraId="2DDEE9DF" w14:textId="1CA841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sz w:val="18"/>
                          <w:szCs w:val="18"/>
                          <w:lang w:val="pt-BR"/>
                        </w:rPr>
                        <w:t>São José – Florianópolis Rota Rápida</w:t>
                      </w:r>
                    </w:p>
                    <w:p w14:paraId="5BBED997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</w:p>
                    <w:p w14:paraId="28EB143A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5D73B25C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3A8E6397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038F6E7A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308DF0E6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505F7255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8B20B5B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616A9226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5075B1D1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4E337BFC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28286351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3076DC10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5AE53025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2574EF95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1217EF70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3B495A07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080F9D2E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5A0DB0FF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5A4C04D2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3161D27E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10D4FC53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55E0B9BE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294293B4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7A292685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muito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17B7BD1F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7EDF0B06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4DB6F14C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7E53BDDB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6DA7852C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4EACEAAF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6C88B7D" w14:textId="43DDABC4" w:rsidR="00732898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2A1364A2" w14:textId="77777777" w:rsidR="00732898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</w:p>
                    <w:p w14:paraId="42F037D0" w14:textId="6067DCCA" w:rsidR="00732898" w:rsidRPr="00732898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lang w:val="pt-BR"/>
                          <w:rPrChange w:id="98" w:author="Adson Estevesa" w:date="2016-12-19T13:44:00Z">
                            <w:rPr/>
                          </w:rPrChange>
                        </w:rPr>
                      </w:pPr>
                      <w:r>
                        <w:rPr>
                          <w:sz w:val="16"/>
                          <w:szCs w:val="16"/>
                          <w:lang w:val="pt-BR"/>
                        </w:rPr>
                        <w:t>Quadro 3</w:t>
                      </w:r>
                      <w:r w:rsidRPr="001C04C8">
                        <w:rPr>
                          <w:sz w:val="16"/>
                          <w:szCs w:val="16"/>
                          <w:lang w:val="pt-BR"/>
                        </w:rPr>
                        <w:t xml:space="preserve">. Dados retirados da rota </w:t>
                      </w:r>
                      <w:r>
                        <w:rPr>
                          <w:sz w:val="16"/>
                          <w:szCs w:val="16"/>
                          <w:lang w:val="pt-BR"/>
                        </w:rPr>
                        <w:t>de São José e Florianópolis pela</w:t>
                      </w:r>
                      <w:r w:rsidRPr="001C04C8">
                        <w:rPr>
                          <w:sz w:val="16"/>
                          <w:szCs w:val="16"/>
                          <w:lang w:val="pt-B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pt-BR"/>
                        </w:rPr>
                        <w:t>rota mais rápida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230F2">
        <w:rPr>
          <w:noProof/>
          <w:lang w:val="pt-BR" w:eastAsia="ja-JP"/>
        </w:rPr>
        <mc:AlternateContent>
          <mc:Choice Requires="wps">
            <w:drawing>
              <wp:anchor distT="45720" distB="45720" distL="114300" distR="114300" simplePos="0" relativeHeight="251786752" behindDoc="0" locked="0" layoutInCell="1" allowOverlap="1" wp14:anchorId="3AD01914" wp14:editId="7862AA77">
                <wp:simplePos x="0" y="0"/>
                <wp:positionH relativeFrom="column">
                  <wp:posOffset>264243</wp:posOffset>
                </wp:positionH>
                <wp:positionV relativeFrom="paragraph">
                  <wp:posOffset>-4445</wp:posOffset>
                </wp:positionV>
                <wp:extent cx="2043430" cy="4671060"/>
                <wp:effectExtent l="0" t="0" r="13970" b="15240"/>
                <wp:wrapSquare wrapText="bothSides"/>
                <wp:docPr id="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3430" cy="4671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1A8AE" w14:textId="3EF4DB0E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pt-BR"/>
                              </w:rPr>
                              <w:t>São José - Florianópolis Rota Lenta</w:t>
                            </w:r>
                          </w:p>
                          <w:p w14:paraId="29E0E2C5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30926111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7AA29D51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4B7A2BF4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28F50F7A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5C5F7B02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55FEE4B3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2E98933A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2E54D6A3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07BAF865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2AD7F19E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395CF358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3DF0529B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muito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479DE3C4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0F37BFC8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muito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68C50C82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6A7DC18C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5770E65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7370202A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2F8EE59E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180BA9B4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127A26ED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7333FEFA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2CC9B575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51430E10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muito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147F5D5F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lento</w:t>
                            </w:r>
                            <w:proofErr w:type="gramEnd"/>
                          </w:p>
                          <w:p w14:paraId="752DCC04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8F8B2BB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77EDA4BE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72D6141E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19CEAFEC" w14:textId="77777777" w:rsidR="00732898" w:rsidRPr="005230F2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levemente</w:t>
                            </w:r>
                            <w:proofErr w:type="gramEnd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lento</w:t>
                            </w:r>
                          </w:p>
                          <w:p w14:paraId="2741A386" w14:textId="1ECAE3A3" w:rsidR="00732898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gramStart"/>
                            <w:r w:rsidRPr="005230F2">
                              <w:rPr>
                                <w:sz w:val="18"/>
                                <w:szCs w:val="18"/>
                                <w:lang w:val="pt-BR"/>
                              </w:rPr>
                              <w:t>livre</w:t>
                            </w:r>
                            <w:proofErr w:type="gramEnd"/>
                          </w:p>
                          <w:p w14:paraId="688BA27A" w14:textId="1E6E01AA" w:rsidR="00732898" w:rsidRPr="00732898" w:rsidRDefault="00732898" w:rsidP="005230F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pt-BR"/>
                                <w:rPrChange w:id="99" w:author="Adson Estevesa" w:date="2016-12-19T13:44:00Z">
                                  <w:rPr/>
                                </w:rPrChang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Quadro 4</w:t>
                            </w:r>
                            <w:r w:rsidRPr="001C04C8">
                              <w:rPr>
                                <w:sz w:val="16"/>
                                <w:szCs w:val="16"/>
                                <w:lang w:val="pt-BR"/>
                              </w:rPr>
                              <w:t xml:space="preserve">. Dados retirados da rota </w:t>
                            </w: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de São José e Florianópolis pela</w:t>
                            </w:r>
                            <w:r w:rsidRPr="001C04C8">
                              <w:rPr>
                                <w:sz w:val="16"/>
                                <w:szCs w:val="16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rota mais lenta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20.8pt;margin-top:-.35pt;width:160.9pt;height:367.8pt;z-index:251786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">
                <v:textbox style="mso-fit-shape-to-text:t">
                  <w:txbxContent>
                    <w:p w14:paraId="38F1A8AE" w14:textId="3EF4DB0E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sz w:val="18"/>
                          <w:szCs w:val="18"/>
                          <w:lang w:val="pt-BR"/>
                        </w:rPr>
                        <w:t>São José - Florianópolis Rota Lenta</w:t>
                      </w:r>
                    </w:p>
                    <w:p w14:paraId="29E0E2C5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</w:p>
                    <w:p w14:paraId="30926111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7AA29D51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4B7A2BF4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28F50F7A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5C5F7B02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55FEE4B3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2E98933A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2E54D6A3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07BAF865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2AD7F19E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395CF358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3DF0529B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muito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479DE3C4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0F37BFC8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muito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68C50C82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6A7DC18C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5770E65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7370202A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2F8EE59E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180BA9B4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127A26ED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7333FEFA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2CC9B575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51430E10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muito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147F5D5F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lento</w:t>
                      </w:r>
                      <w:proofErr w:type="gramEnd"/>
                    </w:p>
                    <w:p w14:paraId="752DCC04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8F8B2BB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77EDA4BE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72D6141E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19CEAFEC" w14:textId="77777777" w:rsidR="00732898" w:rsidRPr="005230F2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levemente</w:t>
                      </w:r>
                      <w:proofErr w:type="gramEnd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 xml:space="preserve"> lento</w:t>
                      </w:r>
                    </w:p>
                    <w:p w14:paraId="2741A386" w14:textId="1ECAE3A3" w:rsidR="00732898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gramStart"/>
                      <w:r w:rsidRPr="005230F2">
                        <w:rPr>
                          <w:sz w:val="18"/>
                          <w:szCs w:val="18"/>
                          <w:lang w:val="pt-BR"/>
                        </w:rPr>
                        <w:t>livre</w:t>
                      </w:r>
                      <w:proofErr w:type="gramEnd"/>
                    </w:p>
                    <w:p w14:paraId="688BA27A" w14:textId="1E6E01AA" w:rsidR="00732898" w:rsidRPr="00732898" w:rsidRDefault="00732898" w:rsidP="005230F2">
                      <w:pPr>
                        <w:autoSpaceDE w:val="0"/>
                        <w:autoSpaceDN w:val="0"/>
                        <w:adjustRightInd w:val="0"/>
                        <w:rPr>
                          <w:lang w:val="pt-BR"/>
                          <w:rPrChange w:id="100" w:author="Adson Estevesa" w:date="2016-12-19T13:44:00Z">
                            <w:rPr/>
                          </w:rPrChange>
                        </w:rPr>
                      </w:pPr>
                      <w:r>
                        <w:rPr>
                          <w:sz w:val="16"/>
                          <w:szCs w:val="16"/>
                          <w:lang w:val="pt-BR"/>
                        </w:rPr>
                        <w:t>Quadro 4</w:t>
                      </w:r>
                      <w:r w:rsidRPr="001C04C8">
                        <w:rPr>
                          <w:sz w:val="16"/>
                          <w:szCs w:val="16"/>
                          <w:lang w:val="pt-BR"/>
                        </w:rPr>
                        <w:t xml:space="preserve">. Dados retirados da rota </w:t>
                      </w:r>
                      <w:r>
                        <w:rPr>
                          <w:sz w:val="16"/>
                          <w:szCs w:val="16"/>
                          <w:lang w:val="pt-BR"/>
                        </w:rPr>
                        <w:t>de São José e Florianópolis pela</w:t>
                      </w:r>
                      <w:r w:rsidRPr="001C04C8">
                        <w:rPr>
                          <w:sz w:val="16"/>
                          <w:szCs w:val="16"/>
                          <w:lang w:val="pt-B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pt-BR"/>
                        </w:rPr>
                        <w:t>rota mais lenta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5230F2" w:rsidRPr="009C38BC" w:rsidSect="002A548E">
      <w:type w:val="continuous"/>
      <w:pgSz w:w="12240" w:h="15840" w:code="1"/>
      <w:pgMar w:top="1008" w:right="936" w:bottom="1008" w:left="936" w:header="432" w:footer="432" w:gutter="0"/>
      <w:cols w:space="288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Andre Luiz Maciel Santana" w:date="2016-12-18T16:05:00Z" w:initials="ALMS">
    <w:p w14:paraId="24191262" w14:textId="16112D7D" w:rsidR="00732898" w:rsidRPr="00732898" w:rsidRDefault="00732898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732898">
        <w:rPr>
          <w:lang w:val="pt-BR"/>
        </w:rPr>
        <w:t>O que falta para publicarmos: melhorar as referências, descrever melhor o objetivo e motivações (como uma justificativa – referências de mobilidade podem ser úteis) e Alinhar os termos que citei anteriormente.</w:t>
      </w:r>
    </w:p>
  </w:comment>
  <w:comment w:id="1" w:author="Andre Luiz Maciel Santana" w:date="2016-12-18T15:36:00Z" w:initials="ALMS">
    <w:p w14:paraId="6E43CC98" w14:textId="7A3628E0" w:rsidR="00732898" w:rsidRPr="00732898" w:rsidRDefault="00732898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732898">
        <w:rPr>
          <w:lang w:val="pt-BR"/>
        </w:rPr>
        <w:t xml:space="preserve">Resumo precisa ser revisado. Mantenham o </w:t>
      </w:r>
      <w:proofErr w:type="spellStart"/>
      <w:r w:rsidRPr="00732898">
        <w:rPr>
          <w:lang w:val="pt-BR"/>
        </w:rPr>
        <w:t>context</w:t>
      </w:r>
      <w:proofErr w:type="spellEnd"/>
      <w:r w:rsidRPr="00732898">
        <w:rPr>
          <w:lang w:val="pt-BR"/>
        </w:rPr>
        <w:t xml:space="preserve"> inicial, entretanto, após o primeiro ponto explicar melhor </w:t>
      </w:r>
      <w:proofErr w:type="gramStart"/>
      <w:r w:rsidRPr="00732898">
        <w:rPr>
          <w:lang w:val="pt-BR"/>
        </w:rPr>
        <w:t xml:space="preserve">a motivação do trabalho antes de </w:t>
      </w:r>
      <w:proofErr w:type="spellStart"/>
      <w:r w:rsidRPr="00732898">
        <w:rPr>
          <w:lang w:val="pt-BR"/>
        </w:rPr>
        <w:t>tartar</w:t>
      </w:r>
      <w:proofErr w:type="spellEnd"/>
      <w:r w:rsidRPr="00732898">
        <w:rPr>
          <w:lang w:val="pt-BR"/>
        </w:rPr>
        <w:t xml:space="preserve"> as cidades</w:t>
      </w:r>
      <w:proofErr w:type="gramEnd"/>
      <w:r w:rsidRPr="00732898">
        <w:rPr>
          <w:lang w:val="pt-BR"/>
        </w:rPr>
        <w:t xml:space="preserve"> gêmeas. Falar depois da lógica </w:t>
      </w:r>
      <w:proofErr w:type="spellStart"/>
      <w:r w:rsidRPr="00732898">
        <w:rPr>
          <w:lang w:val="pt-BR"/>
        </w:rPr>
        <w:t>fuzzy</w:t>
      </w:r>
      <w:proofErr w:type="spellEnd"/>
      <w:r w:rsidRPr="00732898">
        <w:rPr>
          <w:lang w:val="pt-BR"/>
        </w:rPr>
        <w:t xml:space="preserve"> sobre a metodologia utilizada e apresentar ao final os resultados.</w:t>
      </w:r>
    </w:p>
  </w:comment>
  <w:comment w:id="4" w:author="Andre Luiz Maciel Santana" w:date="2016-12-18T15:53:00Z" w:initials="ALMS">
    <w:p w14:paraId="2AAE6843" w14:textId="30F185E9" w:rsidR="00732898" w:rsidRPr="00732898" w:rsidRDefault="00732898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732898">
        <w:rPr>
          <w:lang w:val="pt-BR"/>
        </w:rPr>
        <w:t xml:space="preserve">De que forma isso vai acontecer? Como tu </w:t>
      </w:r>
      <w:proofErr w:type="gramStart"/>
      <w:r w:rsidRPr="00732898">
        <w:rPr>
          <w:lang w:val="pt-BR"/>
        </w:rPr>
        <w:t>pretende</w:t>
      </w:r>
      <w:proofErr w:type="gramEnd"/>
      <w:r w:rsidRPr="00732898">
        <w:rPr>
          <w:lang w:val="pt-BR"/>
        </w:rPr>
        <w:t xml:space="preserve"> demonstrar? Através da computação? Se sim, descreva brevemente a estratégia </w:t>
      </w:r>
      <w:proofErr w:type="gramStart"/>
      <w:r w:rsidRPr="00732898">
        <w:rPr>
          <w:lang w:val="pt-BR"/>
        </w:rPr>
        <w:t>utilizada</w:t>
      </w:r>
      <w:proofErr w:type="gramEnd"/>
    </w:p>
  </w:comment>
  <w:comment w:id="34" w:author="Andre Luiz Maciel Santana" w:date="2016-12-18T15:55:00Z" w:initials="ALMS">
    <w:p w14:paraId="06A81587" w14:textId="393B2AEF" w:rsidR="00732898" w:rsidRPr="00732898" w:rsidRDefault="00732898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732898">
        <w:rPr>
          <w:lang w:val="pt-BR"/>
        </w:rPr>
        <w:t xml:space="preserve">Substituir sempre que aparecer O Programa por O modelo </w:t>
      </w:r>
    </w:p>
  </w:comment>
  <w:comment w:id="37" w:author="Andre Luiz Maciel Santana" w:date="2016-12-18T15:56:00Z" w:initials="ALMS">
    <w:p w14:paraId="2DEAD92F" w14:textId="6355F2C9" w:rsidR="00732898" w:rsidRPr="00732898" w:rsidRDefault="00732898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732898">
        <w:rPr>
          <w:lang w:val="pt-BR"/>
        </w:rPr>
        <w:t>Correu pra baixo da foto</w:t>
      </w:r>
    </w:p>
  </w:comment>
  <w:comment w:id="38" w:author="Andre Luiz Maciel Santana" w:date="2016-12-18T15:56:00Z" w:initials="ALMS">
    <w:p w14:paraId="734FFC8E" w14:textId="118A31ED" w:rsidR="00732898" w:rsidRPr="00732898" w:rsidRDefault="00732898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732898">
        <w:rPr>
          <w:lang w:val="pt-BR"/>
        </w:rPr>
        <w:t>Quem define? Coloque referência</w:t>
      </w:r>
    </w:p>
  </w:comment>
  <w:comment w:id="40" w:author="Andre Luiz Maciel Santana" w:date="2016-12-18T15:56:00Z" w:initials="ALMS">
    <w:p w14:paraId="7DA9FB34" w14:textId="1E24B72C" w:rsidR="00732898" w:rsidRPr="00732898" w:rsidRDefault="00732898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732898">
        <w:rPr>
          <w:rStyle w:val="Refdecomentrio"/>
          <w:lang w:val="pt-BR"/>
        </w:rPr>
        <w:t xml:space="preserve">O ideal é </w:t>
      </w:r>
      <w:proofErr w:type="spellStart"/>
      <w:r w:rsidRPr="00732898">
        <w:rPr>
          <w:rStyle w:val="Refdecomentrio"/>
          <w:lang w:val="pt-BR"/>
        </w:rPr>
        <w:t>consumer</w:t>
      </w:r>
      <w:proofErr w:type="spellEnd"/>
      <w:r w:rsidRPr="00732898">
        <w:rPr>
          <w:rStyle w:val="Refdecomentrio"/>
          <w:lang w:val="pt-BR"/>
        </w:rPr>
        <w:t xml:space="preserve"> os dados (com</w:t>
      </w:r>
      <w:bookmarkStart w:id="41" w:name="_GoBack"/>
      <w:bookmarkEnd w:id="41"/>
      <w:r w:rsidRPr="00732898">
        <w:rPr>
          <w:rStyle w:val="Refdecomentrio"/>
          <w:lang w:val="pt-BR"/>
        </w:rPr>
        <w:t>o estamos na computação) faça uma referência a este consume de dados por uma API</w:t>
      </w:r>
    </w:p>
  </w:comment>
  <w:comment w:id="42" w:author="Andre Luiz Maciel Santana" w:date="2016-12-18T15:57:00Z" w:initials="ALMS">
    <w:p w14:paraId="0193D287" w14:textId="66B315EB" w:rsidR="00732898" w:rsidRPr="00732898" w:rsidRDefault="00732898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proofErr w:type="gramStart"/>
      <w:r w:rsidRPr="00732898">
        <w:rPr>
          <w:lang w:val="pt-BR"/>
        </w:rPr>
        <w:t>escapou</w:t>
      </w:r>
      <w:proofErr w:type="gramEnd"/>
    </w:p>
  </w:comment>
  <w:comment w:id="49" w:author="Andre Luiz Maciel Santana" w:date="2016-12-18T16:02:00Z" w:initials="ALMS">
    <w:p w14:paraId="7912FD73" w14:textId="5F484E5C" w:rsidR="00732898" w:rsidRPr="00732898" w:rsidRDefault="00732898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732898">
        <w:rPr>
          <w:lang w:val="pt-BR"/>
        </w:rPr>
        <w:t xml:space="preserve">Mostrar a equação uma única vez, explicar as variáveis e deixar só a tabela com o valor de cada etapa. </w:t>
      </w:r>
      <w:proofErr w:type="gramStart"/>
      <w:r w:rsidRPr="00732898">
        <w:rPr>
          <w:lang w:val="pt-BR"/>
        </w:rPr>
        <w:t>Demonstrem</w:t>
      </w:r>
      <w:proofErr w:type="gramEnd"/>
      <w:r w:rsidRPr="00732898">
        <w:rPr>
          <w:lang w:val="pt-BR"/>
        </w:rPr>
        <w:t xml:space="preserve"> explicitamente na coluna da </w:t>
      </w:r>
      <w:proofErr w:type="spellStart"/>
      <w:r w:rsidRPr="00732898">
        <w:rPr>
          <w:lang w:val="pt-BR"/>
        </w:rPr>
        <w:t>table</w:t>
      </w:r>
      <w:proofErr w:type="spellEnd"/>
      <w:r w:rsidRPr="00732898">
        <w:rPr>
          <w:lang w:val="pt-BR"/>
        </w:rPr>
        <w:t xml:space="preserve"> o que é o valor.</w:t>
      </w:r>
    </w:p>
  </w:comment>
  <w:comment w:id="50" w:author="Andre Luiz Maciel Santana" w:date="2016-12-18T15:57:00Z" w:initials="ALMS">
    <w:p w14:paraId="7F5CC80C" w14:textId="238233E9" w:rsidR="00732898" w:rsidRPr="00732898" w:rsidRDefault="00732898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proofErr w:type="gramStart"/>
      <w:r w:rsidRPr="00732898">
        <w:rPr>
          <w:lang w:val="pt-BR"/>
        </w:rPr>
        <w:t>virgule</w:t>
      </w:r>
      <w:proofErr w:type="gramEnd"/>
      <w:r w:rsidRPr="00732898">
        <w:rPr>
          <w:lang w:val="pt-BR"/>
        </w:rPr>
        <w:t xml:space="preserve"> </w:t>
      </w:r>
      <w:proofErr w:type="spellStart"/>
      <w:r w:rsidRPr="00732898">
        <w:rPr>
          <w:lang w:val="pt-BR"/>
        </w:rPr>
        <w:t>desnecessaria</w:t>
      </w:r>
      <w:proofErr w:type="spellEnd"/>
    </w:p>
  </w:comment>
  <w:comment w:id="52" w:author="Andre Luiz Maciel Santana" w:date="2016-12-18T15:57:00Z" w:initials="ALMS">
    <w:p w14:paraId="550E3DFF" w14:textId="5FC9E8EA" w:rsidR="00732898" w:rsidRPr="00732898" w:rsidRDefault="00732898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proofErr w:type="gramStart"/>
      <w:r w:rsidRPr="00732898">
        <w:rPr>
          <w:lang w:val="pt-BR"/>
        </w:rPr>
        <w:t>plural</w:t>
      </w:r>
      <w:proofErr w:type="gramEnd"/>
      <w:r w:rsidRPr="00732898">
        <w:rPr>
          <w:lang w:val="pt-BR"/>
        </w:rPr>
        <w:t xml:space="preserve"> </w:t>
      </w:r>
      <w:proofErr w:type="spellStart"/>
      <w:r w:rsidRPr="00732898">
        <w:rPr>
          <w:lang w:val="pt-BR"/>
        </w:rPr>
        <w:t>vs</w:t>
      </w:r>
      <w:proofErr w:type="spellEnd"/>
      <w:r w:rsidRPr="00732898">
        <w:rPr>
          <w:lang w:val="pt-BR"/>
        </w:rPr>
        <w:t xml:space="preserve"> singular</w:t>
      </w:r>
    </w:p>
  </w:comment>
  <w:comment w:id="55" w:author="Andre Luiz Maciel Santana" w:date="2016-12-18T15:58:00Z" w:initials="ALMS">
    <w:p w14:paraId="5FF93086" w14:textId="7D67DBA4" w:rsidR="00732898" w:rsidRPr="00732898" w:rsidRDefault="00732898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proofErr w:type="gramStart"/>
      <w:r w:rsidRPr="00732898">
        <w:rPr>
          <w:lang w:val="pt-BR"/>
        </w:rPr>
        <w:t>inseridas</w:t>
      </w:r>
      <w:proofErr w:type="gramEnd"/>
      <w:r w:rsidRPr="00732898">
        <w:rPr>
          <w:lang w:val="pt-BR"/>
        </w:rPr>
        <w:t xml:space="preserve"> no modelo</w:t>
      </w:r>
    </w:p>
  </w:comment>
  <w:comment w:id="58" w:author="Andre Luiz Maciel Santana" w:date="2016-12-18T16:03:00Z" w:initials="ALMS">
    <w:p w14:paraId="73F30E77" w14:textId="11972C61" w:rsidR="00732898" w:rsidRPr="00732898" w:rsidRDefault="00732898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proofErr w:type="gramStart"/>
      <w:r w:rsidRPr="00732898">
        <w:rPr>
          <w:lang w:val="pt-BR"/>
        </w:rPr>
        <w:t>gráficos</w:t>
      </w:r>
      <w:proofErr w:type="gramEnd"/>
      <w:r w:rsidRPr="00732898">
        <w:rPr>
          <w:lang w:val="pt-BR"/>
        </w:rPr>
        <w:t xml:space="preserve"> são dados brutos e carecem de interpretação. SUBSTITUIAM gráficos por algum termo que demonstre o resultado.</w:t>
      </w:r>
    </w:p>
  </w:comment>
  <w:comment w:id="59" w:author="Andre Luiz Maciel Santana" w:date="2016-12-18T16:04:00Z" w:initials="ALMS">
    <w:p w14:paraId="6F8E30D8" w14:textId="027ECAC5" w:rsidR="00732898" w:rsidRPr="00732898" w:rsidRDefault="00732898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732898">
        <w:rPr>
          <w:lang w:val="pt-BR"/>
        </w:rPr>
        <w:t xml:space="preserve">Foque nisto como problema, ajuste na introdução e no </w:t>
      </w:r>
      <w:proofErr w:type="spellStart"/>
      <w:r w:rsidRPr="00732898">
        <w:rPr>
          <w:lang w:val="pt-BR"/>
        </w:rPr>
        <w:t>resum</w:t>
      </w:r>
      <w:proofErr w:type="spellEnd"/>
      <w:r w:rsidRPr="00732898">
        <w:rPr>
          <w:lang w:val="pt-BR"/>
        </w:rPr>
        <w:t xml:space="preserve"> para conversarmos com esses dados.</w:t>
      </w:r>
    </w:p>
  </w:comment>
  <w:comment w:id="60" w:author="Andre Luiz Maciel Santana" w:date="2016-12-18T16:04:00Z" w:initials="ALMS">
    <w:p w14:paraId="55359173" w14:textId="03B24B45" w:rsidR="00732898" w:rsidRPr="00732898" w:rsidRDefault="00732898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732898">
        <w:rPr>
          <w:lang w:val="pt-BR"/>
        </w:rPr>
        <w:t xml:space="preserve">O tempo </w:t>
      </w:r>
      <w:proofErr w:type="spellStart"/>
      <w:r w:rsidRPr="00732898">
        <w:rPr>
          <w:lang w:val="pt-BR"/>
        </w:rPr>
        <w:t>relative</w:t>
      </w:r>
      <w:proofErr w:type="spellEnd"/>
      <w:r w:rsidRPr="00732898">
        <w:rPr>
          <w:lang w:val="pt-BR"/>
        </w:rPr>
        <w:t xml:space="preserve"> é maior. Comente</w:t>
      </w:r>
    </w:p>
  </w:comment>
  <w:comment w:id="88" w:author="Andre Luiz Maciel Santana" w:date="2016-12-18T16:05:00Z" w:initials="ALMS">
    <w:p w14:paraId="69FE3EAD" w14:textId="11360889" w:rsidR="00732898" w:rsidRPr="00732898" w:rsidRDefault="00732898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732898">
        <w:rPr>
          <w:lang w:val="pt-BR"/>
        </w:rPr>
        <w:t>Precisamos melhorar isso pra publicação.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191262" w15:done="0"/>
  <w15:commentEx w15:paraId="6E43CC98" w15:done="0"/>
  <w15:commentEx w15:paraId="2AAE6843" w15:done="0"/>
  <w15:commentEx w15:paraId="06A81587" w15:done="0"/>
  <w15:commentEx w15:paraId="2DEAD92F" w15:done="0"/>
  <w15:commentEx w15:paraId="734FFC8E" w15:done="0"/>
  <w15:commentEx w15:paraId="7DA9FB34" w15:done="0"/>
  <w15:commentEx w15:paraId="0193D287" w15:done="0"/>
  <w15:commentEx w15:paraId="7912FD73" w15:done="0"/>
  <w15:commentEx w15:paraId="7F5CC80C" w15:done="0"/>
  <w15:commentEx w15:paraId="550E3DFF" w15:done="0"/>
  <w15:commentEx w15:paraId="5FF93086" w15:done="0"/>
  <w15:commentEx w15:paraId="73F30E77" w15:done="0"/>
  <w15:commentEx w15:paraId="6F8E30D8" w15:done="0"/>
  <w15:commentEx w15:paraId="55359173" w15:done="0"/>
  <w15:commentEx w15:paraId="69FE3EAD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CBBCD80" w14:textId="77777777" w:rsidR="00200469" w:rsidRDefault="00200469">
      <w:r>
        <w:separator/>
      </w:r>
    </w:p>
  </w:endnote>
  <w:endnote w:type="continuationSeparator" w:id="0">
    <w:p w14:paraId="0EEAC198" w14:textId="77777777" w:rsidR="00200469" w:rsidRDefault="002004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7" w:usb1="00000000" w:usb2="00000000" w:usb3="00000000" w:csb0="000001FF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-Roman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1D8A030" w14:textId="77777777" w:rsidR="00200469" w:rsidRDefault="00200469"/>
  </w:footnote>
  <w:footnote w:type="continuationSeparator" w:id="0">
    <w:p w14:paraId="7FDA6A8F" w14:textId="77777777" w:rsidR="00200469" w:rsidRDefault="00200469">
      <w:r>
        <w:continuationSeparator/>
      </w:r>
    </w:p>
  </w:footnote>
  <w:footnote w:id="1">
    <w:p w14:paraId="3BB80BC9" w14:textId="791E436B" w:rsidR="00732898" w:rsidRPr="00A1285D" w:rsidRDefault="00732898" w:rsidP="00A1285D">
      <w:pPr>
        <w:pStyle w:val="Textodenotaderodap"/>
        <w:ind w:firstLine="0"/>
        <w:rPr>
          <w:lang w:val="pt-BR"/>
        </w:rPr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20A553" w14:textId="1097A60C" w:rsidR="00732898" w:rsidRDefault="00732898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15451C">
      <w:rPr>
        <w:noProof/>
      </w:rPr>
      <w:t>4</w:t>
    </w:r>
    <w:r>
      <w:fldChar w:fldCharType="end"/>
    </w:r>
  </w:p>
  <w:p w14:paraId="2D5740AD" w14:textId="77777777" w:rsidR="00732898" w:rsidRDefault="00732898">
    <w:pPr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FFFFFFFB"/>
    <w:multiLevelType w:val="multilevel"/>
    <w:tmpl w:val="F2764B92"/>
    <w:lvl w:ilvl="0">
      <w:start w:val="1"/>
      <w:numFmt w:val="upperRoman"/>
      <w:pStyle w:val="Ttulo1"/>
      <w:lvlText w:val="%1."/>
      <w:legacy w:legacy="1" w:legacySpace="144" w:legacyIndent="144"/>
      <w:lvlJc w:val="left"/>
      <w:rPr>
        <w:lang w:val="pt-BR"/>
      </w:rPr>
    </w:lvl>
    <w:lvl w:ilvl="1">
      <w:start w:val="1"/>
      <w:numFmt w:val="upperLetter"/>
      <w:pStyle w:val="Ttulo2"/>
      <w:lvlText w:val="%2."/>
      <w:legacy w:legacy="1" w:legacySpace="144" w:legacyIndent="144"/>
      <w:lvlJc w:val="left"/>
      <w:rPr>
        <w:b w:val="0"/>
        <w:lang w:val="pt-BR"/>
      </w:rPr>
    </w:lvl>
    <w:lvl w:ilvl="2">
      <w:start w:val="1"/>
      <w:numFmt w:val="decimal"/>
      <w:pStyle w:val="Ttulo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4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5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7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9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2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5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6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6"/>
  </w:num>
  <w:num w:numId="3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1"/>
  </w:num>
  <w:num w:numId="7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18"/>
  </w:num>
  <w:num w:numId="13">
    <w:abstractNumId w:val="13"/>
  </w:num>
  <w:num w:numId="14">
    <w:abstractNumId w:val="24"/>
  </w:num>
  <w:num w:numId="15">
    <w:abstractNumId w:val="23"/>
  </w:num>
  <w:num w:numId="16">
    <w:abstractNumId w:val="30"/>
  </w:num>
  <w:num w:numId="17">
    <w:abstractNumId w:val="15"/>
  </w:num>
  <w:num w:numId="18">
    <w:abstractNumId w:val="14"/>
  </w:num>
  <w:num w:numId="19">
    <w:abstractNumId w:val="25"/>
  </w:num>
  <w:num w:numId="20">
    <w:abstractNumId w:val="19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9"/>
  </w:num>
  <w:num w:numId="23">
    <w:abstractNumId w:val="28"/>
  </w:num>
  <w:num w:numId="24">
    <w:abstractNumId w:val="22"/>
  </w:num>
  <w:num w:numId="25">
    <w:abstractNumId w:val="27"/>
  </w:num>
  <w:num w:numId="26">
    <w:abstractNumId w:val="12"/>
  </w:num>
  <w:num w:numId="27">
    <w:abstractNumId w:val="26"/>
  </w:num>
  <w:num w:numId="28">
    <w:abstractNumId w:val="17"/>
  </w:num>
  <w:num w:numId="29">
    <w:abstractNumId w:val="20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ndre Luiz Maciel Santana">
    <w15:presenceInfo w15:providerId="None" w15:userId="Andre Luiz Maciel Santan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trackRevisions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35B"/>
    <w:rsid w:val="0000154A"/>
    <w:rsid w:val="00023192"/>
    <w:rsid w:val="00023D2A"/>
    <w:rsid w:val="000310FD"/>
    <w:rsid w:val="0003161C"/>
    <w:rsid w:val="0003473A"/>
    <w:rsid w:val="00042E13"/>
    <w:rsid w:val="0008558D"/>
    <w:rsid w:val="00091F0B"/>
    <w:rsid w:val="00095607"/>
    <w:rsid w:val="000A168B"/>
    <w:rsid w:val="000B5211"/>
    <w:rsid w:val="000B7F3C"/>
    <w:rsid w:val="000C26F1"/>
    <w:rsid w:val="000C7304"/>
    <w:rsid w:val="000D2BDE"/>
    <w:rsid w:val="000E24F6"/>
    <w:rsid w:val="000E5B85"/>
    <w:rsid w:val="00104BB0"/>
    <w:rsid w:val="0010794E"/>
    <w:rsid w:val="00124615"/>
    <w:rsid w:val="001278A9"/>
    <w:rsid w:val="0013354F"/>
    <w:rsid w:val="00143F2E"/>
    <w:rsid w:val="00144E72"/>
    <w:rsid w:val="0015451C"/>
    <w:rsid w:val="00155D5C"/>
    <w:rsid w:val="00156F01"/>
    <w:rsid w:val="00160087"/>
    <w:rsid w:val="001618EF"/>
    <w:rsid w:val="00171D91"/>
    <w:rsid w:val="00174FAD"/>
    <w:rsid w:val="001768FF"/>
    <w:rsid w:val="00183CA0"/>
    <w:rsid w:val="00185977"/>
    <w:rsid w:val="001A14F3"/>
    <w:rsid w:val="001A154B"/>
    <w:rsid w:val="001A60B1"/>
    <w:rsid w:val="001A6955"/>
    <w:rsid w:val="001B0C61"/>
    <w:rsid w:val="001B36B1"/>
    <w:rsid w:val="001B40DF"/>
    <w:rsid w:val="001B4FBE"/>
    <w:rsid w:val="001B7F30"/>
    <w:rsid w:val="001C04C8"/>
    <w:rsid w:val="001D6D67"/>
    <w:rsid w:val="001E7B7A"/>
    <w:rsid w:val="001F4C5C"/>
    <w:rsid w:val="001F79ED"/>
    <w:rsid w:val="00200469"/>
    <w:rsid w:val="00204478"/>
    <w:rsid w:val="0021101F"/>
    <w:rsid w:val="002119AE"/>
    <w:rsid w:val="00214E2E"/>
    <w:rsid w:val="00216141"/>
    <w:rsid w:val="00217186"/>
    <w:rsid w:val="00230E09"/>
    <w:rsid w:val="002434A1"/>
    <w:rsid w:val="00263943"/>
    <w:rsid w:val="00267B35"/>
    <w:rsid w:val="00274E51"/>
    <w:rsid w:val="002A548E"/>
    <w:rsid w:val="002F560F"/>
    <w:rsid w:val="002F7910"/>
    <w:rsid w:val="0030333A"/>
    <w:rsid w:val="0031155B"/>
    <w:rsid w:val="003174C9"/>
    <w:rsid w:val="00317B3D"/>
    <w:rsid w:val="0033371A"/>
    <w:rsid w:val="003356E9"/>
    <w:rsid w:val="00340653"/>
    <w:rsid w:val="003427CE"/>
    <w:rsid w:val="00354AA3"/>
    <w:rsid w:val="00360269"/>
    <w:rsid w:val="00366310"/>
    <w:rsid w:val="003711BB"/>
    <w:rsid w:val="0037551B"/>
    <w:rsid w:val="00392C19"/>
    <w:rsid w:val="00392D08"/>
    <w:rsid w:val="00392DBA"/>
    <w:rsid w:val="003956E6"/>
    <w:rsid w:val="003A0409"/>
    <w:rsid w:val="003A56D4"/>
    <w:rsid w:val="003A692D"/>
    <w:rsid w:val="003A7E21"/>
    <w:rsid w:val="003A7E6F"/>
    <w:rsid w:val="003C3322"/>
    <w:rsid w:val="003C62A5"/>
    <w:rsid w:val="003C68C2"/>
    <w:rsid w:val="003D20AC"/>
    <w:rsid w:val="003D4CAE"/>
    <w:rsid w:val="003E271C"/>
    <w:rsid w:val="003F26BD"/>
    <w:rsid w:val="003F52AD"/>
    <w:rsid w:val="0040234B"/>
    <w:rsid w:val="004143AD"/>
    <w:rsid w:val="0043144F"/>
    <w:rsid w:val="00431BFA"/>
    <w:rsid w:val="004353CF"/>
    <w:rsid w:val="00454DAB"/>
    <w:rsid w:val="004631BC"/>
    <w:rsid w:val="00464BDA"/>
    <w:rsid w:val="004710B0"/>
    <w:rsid w:val="00484761"/>
    <w:rsid w:val="00484C53"/>
    <w:rsid w:val="00484DD5"/>
    <w:rsid w:val="004862ED"/>
    <w:rsid w:val="004C0BEB"/>
    <w:rsid w:val="004C0EC0"/>
    <w:rsid w:val="004C1E16"/>
    <w:rsid w:val="004C2543"/>
    <w:rsid w:val="004C3053"/>
    <w:rsid w:val="004D15CA"/>
    <w:rsid w:val="004E2A40"/>
    <w:rsid w:val="004E3E4C"/>
    <w:rsid w:val="004F23A0"/>
    <w:rsid w:val="004F2FCB"/>
    <w:rsid w:val="005003E3"/>
    <w:rsid w:val="005052CD"/>
    <w:rsid w:val="00515F10"/>
    <w:rsid w:val="0051787C"/>
    <w:rsid w:val="005230F2"/>
    <w:rsid w:val="00530ED0"/>
    <w:rsid w:val="00532D01"/>
    <w:rsid w:val="005374B1"/>
    <w:rsid w:val="00547C68"/>
    <w:rsid w:val="00550A26"/>
    <w:rsid w:val="00550BF5"/>
    <w:rsid w:val="005546D5"/>
    <w:rsid w:val="00567A70"/>
    <w:rsid w:val="00581B31"/>
    <w:rsid w:val="00585CCC"/>
    <w:rsid w:val="005A2A15"/>
    <w:rsid w:val="005A708C"/>
    <w:rsid w:val="005B0AAE"/>
    <w:rsid w:val="005B3D57"/>
    <w:rsid w:val="005D1B15"/>
    <w:rsid w:val="005D2824"/>
    <w:rsid w:val="005D4F1A"/>
    <w:rsid w:val="005D54D3"/>
    <w:rsid w:val="005D72BB"/>
    <w:rsid w:val="005E692F"/>
    <w:rsid w:val="00602ECA"/>
    <w:rsid w:val="00610016"/>
    <w:rsid w:val="00611067"/>
    <w:rsid w:val="00614A12"/>
    <w:rsid w:val="0062114B"/>
    <w:rsid w:val="00623698"/>
    <w:rsid w:val="00625E96"/>
    <w:rsid w:val="00626287"/>
    <w:rsid w:val="00647C09"/>
    <w:rsid w:val="00651F2C"/>
    <w:rsid w:val="00654E38"/>
    <w:rsid w:val="00682EE5"/>
    <w:rsid w:val="00693D5D"/>
    <w:rsid w:val="006A111A"/>
    <w:rsid w:val="006B7F03"/>
    <w:rsid w:val="006D03AE"/>
    <w:rsid w:val="00706004"/>
    <w:rsid w:val="00725B45"/>
    <w:rsid w:val="00731845"/>
    <w:rsid w:val="00732898"/>
    <w:rsid w:val="00761D8B"/>
    <w:rsid w:val="00771624"/>
    <w:rsid w:val="00795793"/>
    <w:rsid w:val="007A5C70"/>
    <w:rsid w:val="007C4336"/>
    <w:rsid w:val="007D701C"/>
    <w:rsid w:val="007F2007"/>
    <w:rsid w:val="007F7AA6"/>
    <w:rsid w:val="0080514F"/>
    <w:rsid w:val="0081033C"/>
    <w:rsid w:val="00813D13"/>
    <w:rsid w:val="008161BB"/>
    <w:rsid w:val="00820E08"/>
    <w:rsid w:val="00823624"/>
    <w:rsid w:val="00833AB9"/>
    <w:rsid w:val="008342A4"/>
    <w:rsid w:val="00837E47"/>
    <w:rsid w:val="008518FE"/>
    <w:rsid w:val="0085659C"/>
    <w:rsid w:val="00857AF8"/>
    <w:rsid w:val="00865ED6"/>
    <w:rsid w:val="00872026"/>
    <w:rsid w:val="00873D37"/>
    <w:rsid w:val="0087792E"/>
    <w:rsid w:val="00883EAF"/>
    <w:rsid w:val="00885258"/>
    <w:rsid w:val="00886627"/>
    <w:rsid w:val="008A30C3"/>
    <w:rsid w:val="008A3C23"/>
    <w:rsid w:val="008B68D9"/>
    <w:rsid w:val="008C0E06"/>
    <w:rsid w:val="008C49CC"/>
    <w:rsid w:val="008D59D4"/>
    <w:rsid w:val="008D69E9"/>
    <w:rsid w:val="008D77B6"/>
    <w:rsid w:val="008E0645"/>
    <w:rsid w:val="008E3EF3"/>
    <w:rsid w:val="008E46A8"/>
    <w:rsid w:val="008E62CD"/>
    <w:rsid w:val="008F594A"/>
    <w:rsid w:val="00904C7E"/>
    <w:rsid w:val="0090608B"/>
    <w:rsid w:val="00910041"/>
    <w:rsid w:val="0091035B"/>
    <w:rsid w:val="009139D8"/>
    <w:rsid w:val="00916370"/>
    <w:rsid w:val="00922F96"/>
    <w:rsid w:val="00930EE0"/>
    <w:rsid w:val="009463CC"/>
    <w:rsid w:val="009770D7"/>
    <w:rsid w:val="00981E0D"/>
    <w:rsid w:val="00987FB8"/>
    <w:rsid w:val="00990DC5"/>
    <w:rsid w:val="00991886"/>
    <w:rsid w:val="0099319C"/>
    <w:rsid w:val="009A1F6E"/>
    <w:rsid w:val="009A6E92"/>
    <w:rsid w:val="009B27CB"/>
    <w:rsid w:val="009C38BC"/>
    <w:rsid w:val="009C7D17"/>
    <w:rsid w:val="009E484E"/>
    <w:rsid w:val="009E5756"/>
    <w:rsid w:val="009E75A5"/>
    <w:rsid w:val="009F1C9C"/>
    <w:rsid w:val="009F1F93"/>
    <w:rsid w:val="009F2DE2"/>
    <w:rsid w:val="009F40FB"/>
    <w:rsid w:val="009F67AD"/>
    <w:rsid w:val="00A04D86"/>
    <w:rsid w:val="00A1285D"/>
    <w:rsid w:val="00A22FCB"/>
    <w:rsid w:val="00A25224"/>
    <w:rsid w:val="00A31DF7"/>
    <w:rsid w:val="00A33F00"/>
    <w:rsid w:val="00A472F1"/>
    <w:rsid w:val="00A51944"/>
    <w:rsid w:val="00A5237D"/>
    <w:rsid w:val="00A554A3"/>
    <w:rsid w:val="00A71F44"/>
    <w:rsid w:val="00A758EA"/>
    <w:rsid w:val="00A95C50"/>
    <w:rsid w:val="00AA3175"/>
    <w:rsid w:val="00AB79A6"/>
    <w:rsid w:val="00AC4850"/>
    <w:rsid w:val="00AC4C24"/>
    <w:rsid w:val="00AC51F8"/>
    <w:rsid w:val="00AE00B5"/>
    <w:rsid w:val="00AE4F6A"/>
    <w:rsid w:val="00AF5517"/>
    <w:rsid w:val="00AF774D"/>
    <w:rsid w:val="00B036BE"/>
    <w:rsid w:val="00B12729"/>
    <w:rsid w:val="00B13137"/>
    <w:rsid w:val="00B30229"/>
    <w:rsid w:val="00B47B59"/>
    <w:rsid w:val="00B51C9E"/>
    <w:rsid w:val="00B53F81"/>
    <w:rsid w:val="00B56C2B"/>
    <w:rsid w:val="00B61CB0"/>
    <w:rsid w:val="00B65BD3"/>
    <w:rsid w:val="00B70469"/>
    <w:rsid w:val="00B72DD8"/>
    <w:rsid w:val="00B72E09"/>
    <w:rsid w:val="00B76B57"/>
    <w:rsid w:val="00B82F60"/>
    <w:rsid w:val="00B90997"/>
    <w:rsid w:val="00B91211"/>
    <w:rsid w:val="00BB3787"/>
    <w:rsid w:val="00BB7532"/>
    <w:rsid w:val="00BC0CFC"/>
    <w:rsid w:val="00BC1C63"/>
    <w:rsid w:val="00BC6B62"/>
    <w:rsid w:val="00BF0C69"/>
    <w:rsid w:val="00BF629B"/>
    <w:rsid w:val="00BF63E4"/>
    <w:rsid w:val="00BF655C"/>
    <w:rsid w:val="00C075EF"/>
    <w:rsid w:val="00C11E83"/>
    <w:rsid w:val="00C122E7"/>
    <w:rsid w:val="00C2378A"/>
    <w:rsid w:val="00C378A1"/>
    <w:rsid w:val="00C42C65"/>
    <w:rsid w:val="00C621D6"/>
    <w:rsid w:val="00C65997"/>
    <w:rsid w:val="00C82D86"/>
    <w:rsid w:val="00C906DE"/>
    <w:rsid w:val="00C938FA"/>
    <w:rsid w:val="00CB0502"/>
    <w:rsid w:val="00CB38FE"/>
    <w:rsid w:val="00CB4B8D"/>
    <w:rsid w:val="00CB7AB2"/>
    <w:rsid w:val="00CC0DDA"/>
    <w:rsid w:val="00CD18A5"/>
    <w:rsid w:val="00CD684F"/>
    <w:rsid w:val="00D06623"/>
    <w:rsid w:val="00D06E43"/>
    <w:rsid w:val="00D14C6B"/>
    <w:rsid w:val="00D43FE6"/>
    <w:rsid w:val="00D54D41"/>
    <w:rsid w:val="00D5536F"/>
    <w:rsid w:val="00D55D31"/>
    <w:rsid w:val="00D56935"/>
    <w:rsid w:val="00D60140"/>
    <w:rsid w:val="00D61540"/>
    <w:rsid w:val="00D6374F"/>
    <w:rsid w:val="00D64E90"/>
    <w:rsid w:val="00D671DD"/>
    <w:rsid w:val="00D7201E"/>
    <w:rsid w:val="00D758C6"/>
    <w:rsid w:val="00D90C10"/>
    <w:rsid w:val="00D92E96"/>
    <w:rsid w:val="00DA258C"/>
    <w:rsid w:val="00DA2684"/>
    <w:rsid w:val="00DA3B73"/>
    <w:rsid w:val="00DD4EE9"/>
    <w:rsid w:val="00DD6CC2"/>
    <w:rsid w:val="00DE07FA"/>
    <w:rsid w:val="00DE0C08"/>
    <w:rsid w:val="00DF2DDE"/>
    <w:rsid w:val="00E01667"/>
    <w:rsid w:val="00E0476E"/>
    <w:rsid w:val="00E14867"/>
    <w:rsid w:val="00E15C40"/>
    <w:rsid w:val="00E1712B"/>
    <w:rsid w:val="00E26850"/>
    <w:rsid w:val="00E34F64"/>
    <w:rsid w:val="00E36209"/>
    <w:rsid w:val="00E420BB"/>
    <w:rsid w:val="00E50DF6"/>
    <w:rsid w:val="00E82CEE"/>
    <w:rsid w:val="00E82D8B"/>
    <w:rsid w:val="00E92277"/>
    <w:rsid w:val="00E965C5"/>
    <w:rsid w:val="00E96A3A"/>
    <w:rsid w:val="00E97402"/>
    <w:rsid w:val="00E97B99"/>
    <w:rsid w:val="00EB2E9D"/>
    <w:rsid w:val="00EC171B"/>
    <w:rsid w:val="00ED7C5C"/>
    <w:rsid w:val="00EE6FFC"/>
    <w:rsid w:val="00EF10AC"/>
    <w:rsid w:val="00EF21D0"/>
    <w:rsid w:val="00EF4701"/>
    <w:rsid w:val="00EF564E"/>
    <w:rsid w:val="00F07635"/>
    <w:rsid w:val="00F103F8"/>
    <w:rsid w:val="00F114C5"/>
    <w:rsid w:val="00F114F2"/>
    <w:rsid w:val="00F22198"/>
    <w:rsid w:val="00F2348A"/>
    <w:rsid w:val="00F33D49"/>
    <w:rsid w:val="00F3481E"/>
    <w:rsid w:val="00F44F86"/>
    <w:rsid w:val="00F4769C"/>
    <w:rsid w:val="00F575E5"/>
    <w:rsid w:val="00F577F6"/>
    <w:rsid w:val="00F65266"/>
    <w:rsid w:val="00F66010"/>
    <w:rsid w:val="00F70EFA"/>
    <w:rsid w:val="00F7349E"/>
    <w:rsid w:val="00F751E1"/>
    <w:rsid w:val="00F83C5B"/>
    <w:rsid w:val="00F92C42"/>
    <w:rsid w:val="00FB6299"/>
    <w:rsid w:val="00FB67B1"/>
    <w:rsid w:val="00FD347F"/>
    <w:rsid w:val="00FE052E"/>
    <w:rsid w:val="00FE76C1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68A189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footer" w:uiPriority="99"/>
    <w:lsdException w:name="caption" w:qFormat="1"/>
    <w:lsdException w:name="toa heading" w:semiHidden="0" w:unhideWhenUsed="0"/>
    <w:lsdException w:name="List Number" w:semiHidden="0" w:unhideWhenUsed="0"/>
    <w:lsdException w:name="List 2" w:semiHidden="0" w:unhideWhenUsed="0"/>
    <w:lsdException w:name="Title" w:semiHidden="0" w:unhideWhenUsed="0" w:qFormat="1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Normal Table" w:semiHidden="0" w:unhideWhenUsed="0"/>
    <w:lsdException w:name="Table Web 3" w:semiHidden="0" w:unhideWhenUsed="0"/>
    <w:lsdException w:name="Table Grid" w:semiHidden="0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h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ontepargpadro"/>
    <w:rPr>
      <w:rFonts w:ascii="Times New Roman" w:hAnsi="Times New Roman" w:cs="Times New Roman"/>
      <w:i/>
      <w:iCs/>
      <w:sz w:val="22"/>
      <w:szCs w:val="22"/>
    </w:rPr>
  </w:style>
  <w:style w:type="paragraph" w:styleId="Ttul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denotaderodap">
    <w:name w:val="footnote text"/>
    <w:basedOn w:val="Normal"/>
    <w:link w:val="TextodenotaderodapCh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derodap">
    <w:name w:val="footnote reference"/>
    <w:basedOn w:val="Fontepargpadro"/>
    <w:semiHidden/>
    <w:rPr>
      <w:vertAlign w:val="superscript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numPr>
        <w:numId w:val="0"/>
      </w:numPr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yperlink">
    <w:name w:val="Hyperlink"/>
    <w:basedOn w:val="Fontepargpadro"/>
    <w:rPr>
      <w:color w:val="0000FF"/>
      <w:u w:val="single"/>
    </w:rPr>
  </w:style>
  <w:style w:type="character" w:styleId="HiperlinkVisitado">
    <w:name w:val="FollowedHyperlink"/>
    <w:basedOn w:val="Fontepargpadro"/>
    <w:rPr>
      <w:color w:val="800080"/>
      <w:u w:val="single"/>
    </w:rPr>
  </w:style>
  <w:style w:type="paragraph" w:styleId="Recuodecorpodetexto">
    <w:name w:val="Body Text Indent"/>
    <w:basedOn w:val="Normal"/>
    <w:link w:val="RecuodecorpodetextoChar"/>
    <w:pPr>
      <w:ind w:left="630" w:hanging="630"/>
    </w:pPr>
    <w:rPr>
      <w:szCs w:val="24"/>
    </w:rPr>
  </w:style>
  <w:style w:type="paragraph" w:styleId="Mapado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balo">
    <w:name w:val="Balloon Text"/>
    <w:basedOn w:val="Normal"/>
    <w:link w:val="TextodebaloChar"/>
    <w:rsid w:val="00F33D4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33D4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Fontepargpadro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Fontepargpadro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Ttulo1Char">
    <w:name w:val="Título 1 Char"/>
    <w:basedOn w:val="Fontepargpadro"/>
    <w:link w:val="Ttulo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Ttulo1Ch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o">
    <w:name w:val="Revision"/>
    <w:hidden/>
    <w:uiPriority w:val="99"/>
    <w:semiHidden/>
    <w:rsid w:val="001B36B1"/>
  </w:style>
  <w:style w:type="character" w:customStyle="1" w:styleId="BodyText2">
    <w:name w:val="Body Text2"/>
    <w:basedOn w:val="Fontepargpadro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har">
    <w:name w:val="Título 2 Char"/>
    <w:basedOn w:val="Fontepargpadro"/>
    <w:link w:val="Ttulo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ＭＳ 明朝" w:hAnsi="Arial"/>
      <w:sz w:val="18"/>
      <w:szCs w:val="22"/>
      <w:lang w:eastAsia="ja-JP"/>
    </w:rPr>
  </w:style>
  <w:style w:type="character" w:customStyle="1" w:styleId="TextL-MAGChar">
    <w:name w:val="Text L-MAG Char"/>
    <w:basedOn w:val="Fontepargpadro"/>
    <w:link w:val="TextL-MAG"/>
    <w:rsid w:val="009C7D17"/>
    <w:rPr>
      <w:rFonts w:ascii="Arial" w:eastAsia="ＭＳ 明朝" w:hAnsi="Arial"/>
      <w:sz w:val="18"/>
      <w:szCs w:val="22"/>
      <w:lang w:eastAsia="ja-JP"/>
    </w:rPr>
  </w:style>
  <w:style w:type="character" w:customStyle="1" w:styleId="RodapChar">
    <w:name w:val="Rodapé Char"/>
    <w:basedOn w:val="Fontepargpadro"/>
    <w:link w:val="Rodap"/>
    <w:uiPriority w:val="99"/>
    <w:rsid w:val="00D90C10"/>
  </w:style>
  <w:style w:type="character" w:customStyle="1" w:styleId="TextodenotaderodapChar">
    <w:name w:val="Texto de nota de rodapé Char"/>
    <w:basedOn w:val="Fontepargpadro"/>
    <w:link w:val="Textodenotaderodap"/>
    <w:semiHidden/>
    <w:rsid w:val="00C075EF"/>
    <w:rPr>
      <w:sz w:val="16"/>
      <w:szCs w:val="16"/>
    </w:rPr>
  </w:style>
  <w:style w:type="character" w:customStyle="1" w:styleId="RecuodecorpodetextoChar">
    <w:name w:val="Recuo de corpo de texto Char"/>
    <w:basedOn w:val="Fontepargpadro"/>
    <w:link w:val="Recuodecorpodetexto"/>
    <w:rsid w:val="003F26BD"/>
    <w:rPr>
      <w:szCs w:val="24"/>
    </w:rPr>
  </w:style>
  <w:style w:type="character" w:styleId="Refdecomentrio">
    <w:name w:val="annotation reference"/>
    <w:basedOn w:val="Fontepargpadro"/>
    <w:semiHidden/>
    <w:unhideWhenUsed/>
    <w:rsid w:val="00D61540"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unhideWhenUsed/>
    <w:rsid w:val="00D61540"/>
  </w:style>
  <w:style w:type="character" w:customStyle="1" w:styleId="TextodecomentrioChar">
    <w:name w:val="Texto de comentário Char"/>
    <w:basedOn w:val="Fontepargpadro"/>
    <w:link w:val="Textodecomentrio"/>
    <w:semiHidden/>
    <w:rsid w:val="00D61540"/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D6154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D61540"/>
    <w:rPr>
      <w:b/>
      <w:bCs/>
    </w:rPr>
  </w:style>
  <w:style w:type="paragraph" w:styleId="PargrafodaLista">
    <w:name w:val="List Paragraph"/>
    <w:basedOn w:val="Normal"/>
    <w:uiPriority w:val="34"/>
    <w:qFormat/>
    <w:rsid w:val="00A5194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footer" w:uiPriority="99"/>
    <w:lsdException w:name="caption" w:qFormat="1"/>
    <w:lsdException w:name="toa heading" w:semiHidden="0" w:unhideWhenUsed="0"/>
    <w:lsdException w:name="List Number" w:semiHidden="0" w:unhideWhenUsed="0"/>
    <w:lsdException w:name="List 2" w:semiHidden="0" w:unhideWhenUsed="0"/>
    <w:lsdException w:name="Title" w:semiHidden="0" w:unhideWhenUsed="0" w:qFormat="1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Normal Table" w:semiHidden="0" w:unhideWhenUsed="0"/>
    <w:lsdException w:name="Table Web 3" w:semiHidden="0" w:unhideWhenUsed="0"/>
    <w:lsdException w:name="Table Grid" w:semiHidden="0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h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ontepargpadro"/>
    <w:rPr>
      <w:rFonts w:ascii="Times New Roman" w:hAnsi="Times New Roman" w:cs="Times New Roman"/>
      <w:i/>
      <w:iCs/>
      <w:sz w:val="22"/>
      <w:szCs w:val="22"/>
    </w:rPr>
  </w:style>
  <w:style w:type="paragraph" w:styleId="Ttul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denotaderodap">
    <w:name w:val="footnote text"/>
    <w:basedOn w:val="Normal"/>
    <w:link w:val="TextodenotaderodapCh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derodap">
    <w:name w:val="footnote reference"/>
    <w:basedOn w:val="Fontepargpadro"/>
    <w:semiHidden/>
    <w:rPr>
      <w:vertAlign w:val="superscript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numPr>
        <w:numId w:val="0"/>
      </w:numPr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yperlink">
    <w:name w:val="Hyperlink"/>
    <w:basedOn w:val="Fontepargpadro"/>
    <w:rPr>
      <w:color w:val="0000FF"/>
      <w:u w:val="single"/>
    </w:rPr>
  </w:style>
  <w:style w:type="character" w:styleId="HiperlinkVisitado">
    <w:name w:val="FollowedHyperlink"/>
    <w:basedOn w:val="Fontepargpadro"/>
    <w:rPr>
      <w:color w:val="800080"/>
      <w:u w:val="single"/>
    </w:rPr>
  </w:style>
  <w:style w:type="paragraph" w:styleId="Recuodecorpodetexto">
    <w:name w:val="Body Text Indent"/>
    <w:basedOn w:val="Normal"/>
    <w:link w:val="RecuodecorpodetextoChar"/>
    <w:pPr>
      <w:ind w:left="630" w:hanging="630"/>
    </w:pPr>
    <w:rPr>
      <w:szCs w:val="24"/>
    </w:rPr>
  </w:style>
  <w:style w:type="paragraph" w:styleId="Mapado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balo">
    <w:name w:val="Balloon Text"/>
    <w:basedOn w:val="Normal"/>
    <w:link w:val="TextodebaloChar"/>
    <w:rsid w:val="00F33D4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33D4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Fontepargpadro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Fontepargpadro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Ttulo1Char">
    <w:name w:val="Título 1 Char"/>
    <w:basedOn w:val="Fontepargpadro"/>
    <w:link w:val="Ttulo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Ttulo1Ch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o">
    <w:name w:val="Revision"/>
    <w:hidden/>
    <w:uiPriority w:val="99"/>
    <w:semiHidden/>
    <w:rsid w:val="001B36B1"/>
  </w:style>
  <w:style w:type="character" w:customStyle="1" w:styleId="BodyText2">
    <w:name w:val="Body Text2"/>
    <w:basedOn w:val="Fontepargpadro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har">
    <w:name w:val="Título 2 Char"/>
    <w:basedOn w:val="Fontepargpadro"/>
    <w:link w:val="Ttulo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ＭＳ 明朝" w:hAnsi="Arial"/>
      <w:sz w:val="18"/>
      <w:szCs w:val="22"/>
      <w:lang w:eastAsia="ja-JP"/>
    </w:rPr>
  </w:style>
  <w:style w:type="character" w:customStyle="1" w:styleId="TextL-MAGChar">
    <w:name w:val="Text L-MAG Char"/>
    <w:basedOn w:val="Fontepargpadro"/>
    <w:link w:val="TextL-MAG"/>
    <w:rsid w:val="009C7D17"/>
    <w:rPr>
      <w:rFonts w:ascii="Arial" w:eastAsia="ＭＳ 明朝" w:hAnsi="Arial"/>
      <w:sz w:val="18"/>
      <w:szCs w:val="22"/>
      <w:lang w:eastAsia="ja-JP"/>
    </w:rPr>
  </w:style>
  <w:style w:type="character" w:customStyle="1" w:styleId="RodapChar">
    <w:name w:val="Rodapé Char"/>
    <w:basedOn w:val="Fontepargpadro"/>
    <w:link w:val="Rodap"/>
    <w:uiPriority w:val="99"/>
    <w:rsid w:val="00D90C10"/>
  </w:style>
  <w:style w:type="character" w:customStyle="1" w:styleId="TextodenotaderodapChar">
    <w:name w:val="Texto de nota de rodapé Char"/>
    <w:basedOn w:val="Fontepargpadro"/>
    <w:link w:val="Textodenotaderodap"/>
    <w:semiHidden/>
    <w:rsid w:val="00C075EF"/>
    <w:rPr>
      <w:sz w:val="16"/>
      <w:szCs w:val="16"/>
    </w:rPr>
  </w:style>
  <w:style w:type="character" w:customStyle="1" w:styleId="RecuodecorpodetextoChar">
    <w:name w:val="Recuo de corpo de texto Char"/>
    <w:basedOn w:val="Fontepargpadro"/>
    <w:link w:val="Recuodecorpodetexto"/>
    <w:rsid w:val="003F26BD"/>
    <w:rPr>
      <w:szCs w:val="24"/>
    </w:rPr>
  </w:style>
  <w:style w:type="character" w:styleId="Refdecomentrio">
    <w:name w:val="annotation reference"/>
    <w:basedOn w:val="Fontepargpadro"/>
    <w:semiHidden/>
    <w:unhideWhenUsed/>
    <w:rsid w:val="00D61540"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unhideWhenUsed/>
    <w:rsid w:val="00D61540"/>
  </w:style>
  <w:style w:type="character" w:customStyle="1" w:styleId="TextodecomentrioChar">
    <w:name w:val="Texto de comentário Char"/>
    <w:basedOn w:val="Fontepargpadro"/>
    <w:link w:val="Textodecomentrio"/>
    <w:semiHidden/>
    <w:rsid w:val="00D61540"/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D6154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D61540"/>
    <w:rPr>
      <w:b/>
      <w:bCs/>
    </w:rPr>
  </w:style>
  <w:style w:type="paragraph" w:styleId="PargrafodaLista">
    <w:name w:val="List Paragraph"/>
    <w:basedOn w:val="Normal"/>
    <w:uiPriority w:val="34"/>
    <w:qFormat/>
    <w:rsid w:val="00A519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88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microsoft.com/office/2011/relationships/commentsExtended" Target="commentsExtended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85DCBC-4D31-4611-8B96-1C66D7803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11</Pages>
  <Words>3128</Words>
  <Characters>16895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19984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lastModifiedBy>Adson Estevesa</cp:lastModifiedBy>
  <cp:revision>3</cp:revision>
  <cp:lastPrinted>2012-08-02T18:53:00Z</cp:lastPrinted>
  <dcterms:created xsi:type="dcterms:W3CDTF">2016-12-18T18:06:00Z</dcterms:created>
  <dcterms:modified xsi:type="dcterms:W3CDTF">2016-12-19T19:31:00Z</dcterms:modified>
</cp:coreProperties>
</file>