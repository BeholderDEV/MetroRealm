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Navegantes próxima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0968B070"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w:t>
      </w:r>
      <w:del w:id="1" w:author="Alisson Steffens Henrique" w:date="2016-12-02T21:08:00Z">
        <w:r w:rsidDel="008D59D4">
          <w:rPr>
            <w:lang w:val="pt-BR"/>
          </w:rPr>
          <w:delText>ficar lentos</w:delText>
        </w:r>
      </w:del>
      <w:ins w:id="2" w:author="Alisson Steffens Henrique" w:date="2016-12-02T21:08:00Z">
        <w:r w:rsidR="008D59D4">
          <w:rPr>
            <w:lang w:val="pt-BR"/>
          </w:rPr>
          <w:t>apresentar lentid</w:t>
        </w:r>
      </w:ins>
      <w:ins w:id="3" w:author="Alisson Steffens Henrique" w:date="2016-12-02T21:09:00Z">
        <w:r w:rsidR="008D59D4">
          <w:rPr>
            <w:lang w:val="pt-BR"/>
          </w:rPr>
          <w:t>ão</w:t>
        </w:r>
      </w:ins>
      <w:r>
        <w:rPr>
          <w:lang w:val="pt-BR"/>
        </w:rPr>
        <w:t xml:space="preserve"> durante horários de pico, principalmente </w:t>
      </w:r>
      <w:ins w:id="4" w:author="Alisson Steffens Henrique" w:date="2016-12-02T21:09:00Z">
        <w:r w:rsidR="008D59D4">
          <w:rPr>
            <w:lang w:val="pt-BR"/>
          </w:rPr>
          <w:t xml:space="preserve">entre </w:t>
        </w:r>
      </w:ins>
      <w:r>
        <w:rPr>
          <w:lang w:val="pt-BR"/>
        </w:rPr>
        <w:t xml:space="preserve">as rotas que </w:t>
      </w:r>
      <w:del w:id="5" w:author="Alisson Steffens Henrique" w:date="2016-12-02T21:10:00Z">
        <w:r w:rsidDel="008D59D4">
          <w:rPr>
            <w:lang w:val="pt-BR"/>
          </w:rPr>
          <w:delText xml:space="preserve">ligam </w:delText>
        </w:r>
      </w:del>
      <w:ins w:id="6" w:author="Alisson Steffens Henrique" w:date="2016-12-02T21:10:00Z">
        <w:r w:rsidR="008D59D4">
          <w:rPr>
            <w:lang w:val="pt-BR"/>
          </w:rPr>
          <w:t xml:space="preserve">conectam as cidades de </w:t>
        </w:r>
      </w:ins>
      <w:r>
        <w:rPr>
          <w:lang w:val="pt-BR"/>
        </w:rPr>
        <w:t xml:space="preserve">Itajaí </w:t>
      </w:r>
      <w:ins w:id="7" w:author="Alisson Steffens Henrique" w:date="2016-12-02T21:10:00Z">
        <w:r w:rsidR="008D59D4">
          <w:rPr>
            <w:lang w:val="pt-BR"/>
          </w:rPr>
          <w:t>e</w:t>
        </w:r>
      </w:ins>
      <w:del w:id="8" w:author="Alisson Steffens Henrique" w:date="2016-12-02T21:10:00Z">
        <w:r w:rsidDel="008D59D4">
          <w:rPr>
            <w:lang w:val="pt-BR"/>
          </w:rPr>
          <w:delText>a</w:delText>
        </w:r>
      </w:del>
      <w:r>
        <w:rPr>
          <w:lang w:val="pt-BR"/>
        </w:rPr>
        <w:t xml:space="preserve"> Navegantes. </w:t>
      </w:r>
    </w:p>
    <w:p w14:paraId="3C130399" w14:textId="267FBD02" w:rsidR="008C0E06" w:rsidRDefault="008C0E06">
      <w:pPr>
        <w:pStyle w:val="Text"/>
        <w:ind w:firstLine="0"/>
        <w:rPr>
          <w:lang w:val="pt-BR"/>
        </w:rPr>
      </w:pPr>
      <w:r>
        <w:rPr>
          <w:lang w:val="pt-BR"/>
        </w:rPr>
        <w:tab/>
        <w:t xml:space="preserve">Duas rotas principais são utilizadas nessa travessia, </w:t>
      </w:r>
      <w:del w:id="9" w:author="Alisson Steffens Henrique" w:date="2016-12-02T21:10:00Z">
        <w:r w:rsidDel="008D59D4">
          <w:rPr>
            <w:lang w:val="pt-BR"/>
          </w:rPr>
          <w:delText xml:space="preserve">uma é </w:delText>
        </w:r>
      </w:del>
      <w:ins w:id="10" w:author="Alisson Steffens Henrique" w:date="2016-12-02T21:10:00Z">
        <w:r w:rsidR="008D59D4">
          <w:rPr>
            <w:lang w:val="pt-BR"/>
          </w:rPr>
          <w:t xml:space="preserve"> </w:t>
        </w:r>
      </w:ins>
      <w:r>
        <w:rPr>
          <w:lang w:val="pt-BR"/>
        </w:rPr>
        <w:t xml:space="preserve">a via pela BR-101 e BR-470, </w:t>
      </w:r>
      <w:ins w:id="11" w:author="Alisson Steffens Henrique" w:date="2016-12-02T21:10:00Z">
        <w:r w:rsidR="008D59D4">
          <w:rPr>
            <w:lang w:val="pt-BR"/>
          </w:rPr>
          <w:t xml:space="preserve">e </w:t>
        </w:r>
      </w:ins>
      <w:r>
        <w:rPr>
          <w:lang w:val="pt-BR"/>
        </w:rPr>
        <w:t>a</w:t>
      </w:r>
      <w:del w:id="12" w:author="Alisson Steffens Henrique" w:date="2016-12-02T21:10:00Z">
        <w:r w:rsidDel="008D59D4">
          <w:rPr>
            <w:lang w:val="pt-BR"/>
          </w:rPr>
          <w:delText xml:space="preserve"> outra é</w:delText>
        </w:r>
      </w:del>
      <w:r>
        <w:rPr>
          <w:lang w:val="pt-BR"/>
        </w:rPr>
        <w:t xml:space="preserve"> via </w:t>
      </w:r>
      <w:ins w:id="13" w:author="Alisson Steffens Henrique" w:date="2016-12-02T21:10:00Z">
        <w:r w:rsidR="008D59D4">
          <w:rPr>
            <w:lang w:val="pt-BR"/>
          </w:rPr>
          <w:t>pel</w:t>
        </w:r>
      </w:ins>
      <w:r>
        <w:rPr>
          <w:lang w:val="pt-BR"/>
        </w:rPr>
        <w:t xml:space="preserve">a Avenida Santos Dumont, </w:t>
      </w:r>
      <w:del w:id="14" w:author="Alisson Steffens Henrique" w:date="2016-12-02T21:10:00Z">
        <w:r w:rsidDel="008D59D4">
          <w:rPr>
            <w:lang w:val="pt-BR"/>
          </w:rPr>
          <w:delText xml:space="preserve">porém </w:delText>
        </w:r>
      </w:del>
      <w:r w:rsidR="009139D8">
        <w:rPr>
          <w:lang w:val="pt-BR"/>
        </w:rPr>
        <w:t xml:space="preserve">o primeiro trajeto </w:t>
      </w:r>
      <w:ins w:id="15" w:author="Alisson Steffens Henrique" w:date="2016-12-02T21:10:00Z">
        <w:r w:rsidR="008D59D4">
          <w:rPr>
            <w:lang w:val="pt-BR"/>
          </w:rPr>
          <w:t xml:space="preserve">porém </w:t>
        </w:r>
      </w:ins>
      <w:del w:id="16" w:author="Alisson Steffens Henrique" w:date="2016-12-02T21:11:00Z">
        <w:r w:rsidR="009139D8" w:rsidDel="008D59D4">
          <w:rPr>
            <w:lang w:val="pt-BR"/>
          </w:rPr>
          <w:delText>tem</w:delText>
        </w:r>
      </w:del>
      <w:ins w:id="17" w:author="Alisson Steffens Henrique" w:date="2016-12-02T21:11:00Z">
        <w:r w:rsidR="008D59D4">
          <w:rPr>
            <w:lang w:val="pt-BR"/>
          </w:rPr>
          <w:t xml:space="preserve">percorre uma </w:t>
        </w:r>
      </w:ins>
      <w:ins w:id="18" w:author="Alisson Steffens Henrique" w:date="2016-12-02T21:12:00Z">
        <w:r w:rsidR="008D59D4">
          <w:rPr>
            <w:lang w:val="pt-BR"/>
          </w:rPr>
          <w:t>distância</w:t>
        </w:r>
      </w:ins>
      <w:ins w:id="19" w:author="Alisson Steffens Henrique" w:date="2016-12-02T21:11:00Z">
        <w:r w:rsidR="008D59D4">
          <w:rPr>
            <w:lang w:val="pt-BR"/>
          </w:rPr>
          <w:t xml:space="preserve"> de</w:t>
        </w:r>
      </w:ins>
      <w:r w:rsidR="009139D8">
        <w:rPr>
          <w:lang w:val="pt-BR"/>
        </w:rPr>
        <w:t xml:space="preserve"> 24 Km</w:t>
      </w:r>
      <w:del w:id="20" w:author="Alisson Steffens Henrique" w:date="2016-12-02T21:12:00Z">
        <w:r w:rsidR="009139D8" w:rsidDel="008D59D4">
          <w:rPr>
            <w:lang w:val="pt-BR"/>
          </w:rPr>
          <w:delText xml:space="preserve"> de distância</w:delText>
        </w:r>
      </w:del>
      <w:r w:rsidR="009139D8">
        <w:rPr>
          <w:lang w:val="pt-BR"/>
        </w:rPr>
        <w:t>, enquanto</w:t>
      </w:r>
      <w:ins w:id="21" w:author="Alisson Steffens Henrique" w:date="2016-12-02T21:12:00Z">
        <w:r w:rsidR="008D59D4">
          <w:rPr>
            <w:lang w:val="pt-BR"/>
          </w:rPr>
          <w:t xml:space="preserve"> no segundo trajeto, a distância é de apenas </w:t>
        </w:r>
      </w:ins>
      <w:del w:id="22" w:author="Alisson Steffens Henrique" w:date="2016-12-02T21:12:00Z">
        <w:r w:rsidR="009139D8" w:rsidDel="008D59D4">
          <w:rPr>
            <w:lang w:val="pt-BR"/>
          </w:rPr>
          <w:delText xml:space="preserve"> o </w:delText>
        </w:r>
        <w:r w:rsidDel="008D59D4">
          <w:rPr>
            <w:lang w:val="pt-BR"/>
          </w:rPr>
          <w:delText>segundo trajeto</w:delText>
        </w:r>
        <w:r w:rsidR="009139D8" w:rsidDel="008D59D4">
          <w:rPr>
            <w:lang w:val="pt-BR"/>
          </w:rPr>
          <w:delText xml:space="preserve"> tem </w:delText>
        </w:r>
      </w:del>
      <w:r w:rsidR="009139D8">
        <w:rPr>
          <w:lang w:val="pt-BR"/>
        </w:rPr>
        <w:t>2,7 Km</w:t>
      </w:r>
      <w:del w:id="23" w:author="Alisson Steffens Henrique" w:date="2016-12-02T21:13:00Z">
        <w:r w:rsidR="009139D8" w:rsidDel="008D59D4">
          <w:rPr>
            <w:lang w:val="pt-BR"/>
          </w:rPr>
          <w:delText xml:space="preserve"> de distância</w:delText>
        </w:r>
        <w:r w:rsidR="00CD18A5" w:rsidDel="008D59D4">
          <w:rPr>
            <w:lang w:val="pt-BR"/>
          </w:rPr>
          <w:delText xml:space="preserve"> e</w:delText>
        </w:r>
        <w:r w:rsidR="009139D8" w:rsidDel="008D59D4">
          <w:rPr>
            <w:lang w:val="pt-BR"/>
          </w:rPr>
          <w:delText xml:space="preserve"> </w:delText>
        </w:r>
        <w:r w:rsidDel="008D59D4">
          <w:rPr>
            <w:lang w:val="pt-BR"/>
          </w:rPr>
          <w:delText xml:space="preserve">contém </w:delText>
        </w:r>
      </w:del>
      <w:ins w:id="24" w:author="Alisson Steffens Henrique" w:date="2016-12-02T21:13:00Z">
        <w:r w:rsidR="008D59D4">
          <w:rPr>
            <w:lang w:val="pt-BR"/>
          </w:rPr>
          <w:t xml:space="preserve">, contando com </w:t>
        </w:r>
      </w:ins>
      <w:r>
        <w:rPr>
          <w:lang w:val="pt-BR"/>
        </w:rPr>
        <w:t>uma Balsa intermediária, que atravessa o Rio Itajaí-Açu</w:t>
      </w:r>
      <w:r w:rsidR="00CD18A5">
        <w:rPr>
          <w:lang w:val="pt-BR"/>
        </w:rPr>
        <w:t xml:space="preserve">, </w:t>
      </w:r>
      <w:ins w:id="25" w:author="Alisson Steffens Henrique" w:date="2016-12-02T21:13:00Z">
        <w:r w:rsidR="008D59D4">
          <w:rPr>
            <w:lang w:val="pt-BR"/>
          </w:rPr>
          <w:t>cuja travessia é cobrada uma quantia de</w:t>
        </w:r>
      </w:ins>
      <w:del w:id="26" w:author="Alisson Steffens Henrique" w:date="2016-12-02T21:13:00Z">
        <w:r w:rsidR="00CD18A5" w:rsidDel="008D59D4">
          <w:rPr>
            <w:lang w:val="pt-BR"/>
          </w:rPr>
          <w:delText>que</w:delText>
        </w:r>
      </w:del>
      <w:del w:id="27" w:author="Alisson Steffens Henrique" w:date="2016-12-02T21:14:00Z">
        <w:r w:rsidR="00CD18A5" w:rsidDel="008D59D4">
          <w:rPr>
            <w:lang w:val="pt-BR"/>
          </w:rPr>
          <w:delText xml:space="preserve"> custa</w:delText>
        </w:r>
      </w:del>
      <w:r w:rsidR="00CD18A5">
        <w:rPr>
          <w:lang w:val="pt-BR"/>
        </w:rPr>
        <w:t xml:space="preserve"> R$ </w:t>
      </w:r>
      <w:del w:id="28" w:author="Alisson Steffens Henrique" w:date="2016-12-02T21:13:00Z">
        <w:r w:rsidR="00CD18A5" w:rsidDel="008D59D4">
          <w:rPr>
            <w:lang w:val="pt-BR"/>
          </w:rPr>
          <w:delText>XX,XX</w:delText>
        </w:r>
      </w:del>
      <w:ins w:id="29" w:author="Alisson Steffens Henrique" w:date="2016-12-02T21:13:00Z">
        <w:r w:rsidR="008D59D4">
          <w:rPr>
            <w:lang w:val="pt-BR"/>
          </w:rPr>
          <w:t>8,</w:t>
        </w:r>
      </w:ins>
      <w:r w:rsidR="0003473A">
        <w:rPr>
          <w:lang w:val="pt-BR"/>
        </w:rPr>
        <w:t>75</w:t>
      </w:r>
      <w:del w:id="30" w:author="Alisson Steffens Henrique" w:date="2016-12-02T21:13:00Z">
        <w:r w:rsidR="00CD18A5" w:rsidDel="008D59D4">
          <w:rPr>
            <w:lang w:val="pt-BR"/>
          </w:rPr>
          <w:delText xml:space="preserve"> para atravessar</w:delText>
        </w:r>
      </w:del>
      <w:r>
        <w:rPr>
          <w:lang w:val="pt-BR"/>
        </w:rPr>
        <w:t>.</w:t>
      </w:r>
    </w:p>
    <w:p w14:paraId="7918C49F" w14:textId="003E7ED9" w:rsidR="00E97402" w:rsidRPr="0090608B" w:rsidRDefault="009E75A5" w:rsidP="0090608B">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192188E4">
                <wp:simplePos x="0" y="0"/>
                <wp:positionH relativeFrom="margin">
                  <wp:posOffset>3533775</wp:posOffset>
                </wp:positionH>
                <wp:positionV relativeFrom="margin">
                  <wp:posOffset>7227570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A04D86" w:rsidRDefault="00A04D86">
                            <w:pPr>
                              <w:pStyle w:val="Textodenotaderodap"/>
                              <w:ind w:firstLine="0"/>
                              <w:jc w:val="center"/>
                              <w:pPrChange w:id="31"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A04D86" w:rsidRPr="00F2348A" w:rsidRDefault="00A04D86"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A04D86" w:rsidRPr="00F2348A" w:rsidRDefault="00A04D86"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8.25pt;margin-top:569.1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" stroked="f">
                <v:textbox inset="0,0,0,0">
                  <w:txbxContent>
                    <w:p w14:paraId="7157AED6" w14:textId="13527BF9" w:rsidR="00A04D86" w:rsidRDefault="00A04D86">
                      <w:pPr>
                        <w:pStyle w:val="Textodenotaderodap"/>
                        <w:ind w:firstLine="0"/>
                        <w:jc w:val="center"/>
                        <w:pPrChange w:id="32"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A04D86" w:rsidRPr="00F2348A" w:rsidRDefault="00A04D86"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A04D86" w:rsidRPr="00F2348A" w:rsidRDefault="00A04D86"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9139D8">
        <w:rPr>
          <w:lang w:val="pt-BR"/>
        </w:rPr>
        <w:tab/>
        <w:t xml:space="preserve">Este documento tenta </w:t>
      </w:r>
      <w:ins w:id="33" w:author="Alisson Steffens Henrique" w:date="2016-12-02T21:15:00Z">
        <w:r w:rsidR="008D59D4">
          <w:rPr>
            <w:lang w:val="pt-BR"/>
          </w:rPr>
          <w:t xml:space="preserve">demonstrar os problemas </w:t>
        </w:r>
        <w:r w:rsidR="004C0BEB">
          <w:rPr>
            <w:lang w:val="pt-BR"/>
          </w:rPr>
          <w:t>relacionados a conexão entre as cidades</w:t>
        </w:r>
      </w:ins>
      <w:ins w:id="34" w:author="Alisson Steffens Henrique" w:date="2016-12-02T21:16:00Z">
        <w:r w:rsidR="004C0BEB">
          <w:rPr>
            <w:lang w:val="pt-BR"/>
          </w:rPr>
          <w:t xml:space="preserve">, utilizando custo e </w:t>
        </w:r>
      </w:ins>
      <w:ins w:id="35" w:author="Alisson Steffens Henrique" w:date="2016-12-02T21:17:00Z">
        <w:r w:rsidR="004C0BEB">
          <w:rPr>
            <w:lang w:val="pt-BR"/>
          </w:rPr>
          <w:t>eficiência</w:t>
        </w:r>
      </w:ins>
      <w:ins w:id="36" w:author="Alisson Steffens Henrique" w:date="2016-12-02T21:16:00Z">
        <w:r w:rsidR="004C0BEB">
          <w:rPr>
            <w:lang w:val="pt-BR"/>
          </w:rPr>
          <w:t xml:space="preserve"> </w:t>
        </w:r>
      </w:ins>
      <w:ins w:id="37" w:author="Alisson Steffens Henrique" w:date="2016-12-02T21:17:00Z">
        <w:r w:rsidR="004C0BEB">
          <w:rPr>
            <w:lang w:val="pt-BR"/>
          </w:rPr>
          <w:t>do caminho e comparando com outras cidades gêmeas.</w:t>
        </w:r>
      </w:ins>
      <w:del w:id="38" w:author="Alisson Steffens Henrique" w:date="2016-12-02T21:16:00Z">
        <w:r w:rsidR="009139D8" w:rsidDel="004C0BEB">
          <w:rPr>
            <w:lang w:val="pt-BR"/>
          </w:rPr>
          <w:delText xml:space="preserve">provar que a criação de uma ponte </w:delText>
        </w:r>
        <w:r w:rsidR="00CD18A5" w:rsidDel="004C0BEB">
          <w:rPr>
            <w:lang w:val="pt-BR"/>
          </w:rPr>
          <w:delText>próxima a</w:delText>
        </w:r>
        <w:r w:rsidR="009139D8" w:rsidDel="004C0BEB">
          <w:rPr>
            <w:lang w:val="pt-BR"/>
          </w:rPr>
          <w:delText xml:space="preserve"> balsa, faria o trânsito diminuir nesses pontos, </w:delText>
        </w:r>
        <w:r w:rsidR="00CD18A5" w:rsidDel="004C0BEB">
          <w:rPr>
            <w:lang w:val="pt-BR"/>
          </w:rPr>
          <w:delText>ficando assim</w:delText>
        </w:r>
        <w:r w:rsidR="009139D8" w:rsidDel="004C0BEB">
          <w:rPr>
            <w:lang w:val="pt-BR"/>
          </w:rPr>
          <w:delText xml:space="preserve"> economicamente </w:delText>
        </w:r>
        <w:r w:rsidR="00CD18A5" w:rsidDel="004C0BEB">
          <w:rPr>
            <w:lang w:val="pt-BR"/>
          </w:rPr>
          <w:delText xml:space="preserve">mais </w:delText>
        </w:r>
        <w:r w:rsidR="009139D8" w:rsidDel="004C0BEB">
          <w:rPr>
            <w:lang w:val="pt-BR"/>
          </w:rPr>
          <w:delText>viável aos motoristas que não precisaram pagar possivelmente pela travessia na ponte</w:delText>
        </w:r>
        <w:r w:rsidR="002F560F" w:rsidDel="004C0BEB">
          <w:rPr>
            <w:lang w:val="pt-BR"/>
          </w:rPr>
          <w:delText>,</w:delText>
        </w:r>
        <w:r w:rsidR="009139D8" w:rsidDel="004C0BEB">
          <w:rPr>
            <w:lang w:val="pt-BR"/>
          </w:rPr>
          <w:delText xml:space="preserve"> além de economia de gasolina ao não necessitar dirigir por mais de </w:delText>
        </w:r>
        <w:r w:rsidR="00FE76C1" w:rsidDel="004C0BEB">
          <w:rPr>
            <w:lang w:val="pt-BR"/>
          </w:rPr>
          <w:delText>20 km</w:delText>
        </w:r>
        <w:r w:rsidR="009139D8" w:rsidDel="004C0BEB">
          <w:rPr>
            <w:lang w:val="pt-BR"/>
          </w:rPr>
          <w:delText xml:space="preserve"> para atravessar Itajaí-Navegantes pelas BR-101 e BR-470.</w:delText>
        </w:r>
      </w:del>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03FE4735" w14:textId="59009B52" w:rsidR="00E97402" w:rsidRPr="004C0BEB" w:rsidRDefault="002F560F">
      <w:pPr>
        <w:pStyle w:val="Text"/>
        <w:rPr>
          <w:color w:val="FF0000"/>
          <w:lang w:val="pt-BR"/>
          <w:rPrChange w:id="39" w:author="Alisson Steffens Henrique" w:date="2016-12-02T21:17:00Z">
            <w:rPr>
              <w:lang w:val="pt-BR"/>
            </w:rPr>
          </w:rPrChange>
        </w:rPr>
      </w:pPr>
      <w:r w:rsidRPr="002F560F">
        <w:rPr>
          <w:lang w:val="pt-BR"/>
        </w:rPr>
        <w:t>Para provar a nossa hipótese</w:t>
      </w:r>
      <w:r w:rsidR="00DD4EE9">
        <w:rPr>
          <w:lang w:val="pt-BR"/>
        </w:rPr>
        <w:t>, foram discutidos alguns métodos que utilizaríamos no projeto</w:t>
      </w:r>
      <w:ins w:id="40" w:author="Alisson Steffens Henrique" w:date="2016-12-02T21:17:00Z">
        <w:r w:rsidR="004C0BEB">
          <w:rPr>
            <w:lang w:val="pt-BR"/>
          </w:rPr>
          <w:t xml:space="preserve"> </w:t>
        </w:r>
      </w:ins>
      <w:r w:rsidR="00DD4EE9" w:rsidRPr="004C0BEB">
        <w:rPr>
          <w:color w:val="FF0000"/>
          <w:lang w:val="pt-BR"/>
          <w:rPrChange w:id="41" w:author="Alisson Steffens Henrique" w:date="2016-12-02T21:17:00Z">
            <w:rPr>
              <w:lang w:val="pt-BR"/>
            </w:rPr>
          </w:rPrChange>
        </w:rPr>
        <w:t>(lembrar aqui de algumas discussões).</w:t>
      </w:r>
    </w:p>
    <w:p w14:paraId="6C4EA8B9" w14:textId="1A8F75FE"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w:t>
      </w:r>
      <w:proofErr w:type="spellStart"/>
      <w:r>
        <w:rPr>
          <w:lang w:val="pt-BR"/>
        </w:rPr>
        <w:t>Fuzzy</w:t>
      </w:r>
      <w:proofErr w:type="spellEnd"/>
      <w:ins w:id="42" w:author="Alisson Steffens Henrique" w:date="2016-12-02T21:18:00Z">
        <w:r w:rsidR="004C0BEB">
          <w:rPr>
            <w:lang w:val="pt-BR"/>
          </w:rPr>
          <w:t xml:space="preserve"> (ou lógica difusa)</w:t>
        </w:r>
      </w:ins>
      <w:r>
        <w:rPr>
          <w:lang w:val="pt-BR"/>
        </w:rPr>
        <w:t xml:space="preserve">, pois as variáveis </w:t>
      </w:r>
      <w:r w:rsidR="00987FB8">
        <w:rPr>
          <w:lang w:val="pt-BR"/>
        </w:rPr>
        <w:t xml:space="preserve">de custo e </w:t>
      </w:r>
      <w:del w:id="43" w:author="Alisson Steffens Henrique" w:date="2016-12-02T21:18:00Z">
        <w:r w:rsidR="00987FB8" w:rsidDel="004C0BEB">
          <w:rPr>
            <w:lang w:val="pt-BR"/>
          </w:rPr>
          <w:delText>lentidão de trânsito</w:delText>
        </w:r>
      </w:del>
      <w:ins w:id="44" w:author="Alisson Steffens Henrique" w:date="2016-12-02T21:18:00Z">
        <w:r w:rsidR="004C0BEB">
          <w:rPr>
            <w:lang w:val="pt-BR"/>
          </w:rPr>
          <w:t>eficiência</w:t>
        </w:r>
      </w:ins>
      <w:r w:rsidR="00987FB8">
        <w:rPr>
          <w:lang w:val="pt-BR"/>
        </w:rPr>
        <w:t xml:space="preserve"> que utilizamos para o projeto,</w:t>
      </w:r>
      <w:r w:rsidR="005D54D3">
        <w:rPr>
          <w:lang w:val="pt-BR"/>
        </w:rPr>
        <w:t xml:space="preserve"> produzem resultados qualitativos, </w:t>
      </w:r>
      <w:del w:id="45" w:author="Alisson Steffens Henrique" w:date="2016-12-02T21:19:00Z">
        <w:r w:rsidR="005D54D3" w:rsidDel="004C0BEB">
          <w:rPr>
            <w:lang w:val="pt-BR"/>
          </w:rPr>
          <w:delText>então podem alguns resultados</w:delText>
        </w:r>
        <w:r w:rsidR="00987FB8" w:rsidDel="004C0BEB">
          <w:rPr>
            <w:lang w:val="pt-BR"/>
          </w:rPr>
          <w:delText xml:space="preserve"> de “ótima rota”, serem melhores que outros resultados de rotas diferentes que também deram “ótima rota”</w:delText>
        </w:r>
      </w:del>
      <w:ins w:id="46" w:author="Alisson Steffens Henrique" w:date="2016-12-02T21:19:00Z">
        <w:r w:rsidR="004C0BEB">
          <w:rPr>
            <w:lang w:val="pt-BR"/>
          </w:rPr>
          <w:t xml:space="preserve">e tal método é capaz de </w:t>
        </w:r>
      </w:ins>
      <w:ins w:id="47" w:author="Alisson Steffens Henrique" w:date="2016-12-02T21:20:00Z">
        <w:r w:rsidR="004C0BEB">
          <w:rPr>
            <w:lang w:val="pt-BR"/>
          </w:rPr>
          <w:t>analisar</w:t>
        </w:r>
      </w:ins>
      <w:ins w:id="48" w:author="Alisson Steffens Henrique" w:date="2016-12-02T21:19:00Z">
        <w:r w:rsidR="004C0BEB">
          <w:rPr>
            <w:lang w:val="pt-BR"/>
          </w:rPr>
          <w:t xml:space="preserve"> quantitativamente </w:t>
        </w:r>
      </w:ins>
      <w:ins w:id="49" w:author="Alisson Steffens Henrique" w:date="2016-12-02T21:20:00Z">
        <w:r w:rsidR="004C0BEB">
          <w:rPr>
            <w:lang w:val="pt-BR"/>
          </w:rPr>
          <w:t>estas qualidades e transformá-las em resultados numéricos</w:t>
        </w:r>
      </w:ins>
      <w:r w:rsidR="00987FB8">
        <w:rPr>
          <w:lang w:val="pt-BR"/>
        </w:rPr>
        <w:t>. A</w:t>
      </w:r>
      <w:ins w:id="50" w:author="Alisson Steffens Henrique" w:date="2016-12-02T21:20:00Z">
        <w:r w:rsidR="004C0BEB">
          <w:rPr>
            <w:lang w:val="pt-BR"/>
          </w:rPr>
          <w:t xml:space="preserve"> intenção é que a</w:t>
        </w:r>
      </w:ins>
      <w:r w:rsidR="00987FB8">
        <w:rPr>
          <w:lang w:val="pt-BR"/>
        </w:rPr>
        <w:t xml:space="preserve"> lógica </w:t>
      </w:r>
      <w:proofErr w:type="spellStart"/>
      <w:r w:rsidR="00987FB8">
        <w:rPr>
          <w:lang w:val="pt-BR"/>
        </w:rPr>
        <w:t>Fuzzy</w:t>
      </w:r>
      <w:proofErr w:type="spellEnd"/>
      <w:r w:rsidR="00987FB8">
        <w:rPr>
          <w:lang w:val="pt-BR"/>
        </w:rPr>
        <w:t xml:space="preserve"> nos permit</w:t>
      </w:r>
      <w:del w:id="51" w:author="Alisson Steffens Henrique" w:date="2016-12-02T21:21:00Z">
        <w:r w:rsidR="00987FB8" w:rsidDel="004C0BEB">
          <w:rPr>
            <w:lang w:val="pt-BR"/>
          </w:rPr>
          <w:delText>irá</w:delText>
        </w:r>
      </w:del>
      <w:ins w:id="52" w:author="Alisson Steffens Henrique" w:date="2016-12-02T21:21:00Z">
        <w:r w:rsidR="004C0BEB">
          <w:rPr>
            <w:lang w:val="pt-BR"/>
          </w:rPr>
          <w:t>a</w:t>
        </w:r>
      </w:ins>
      <w:r w:rsidR="00987FB8">
        <w:rPr>
          <w:lang w:val="pt-BR"/>
        </w:rPr>
        <w:t xml:space="preserve"> retirar entre os resultados, qual </w:t>
      </w:r>
      <w:ins w:id="53" w:author="Alisson Steffens Henrique" w:date="2016-12-02T21:21:00Z">
        <w:r w:rsidR="004C0BEB">
          <w:rPr>
            <w:lang w:val="pt-BR"/>
          </w:rPr>
          <w:t>s</w:t>
        </w:r>
      </w:ins>
      <w:del w:id="54" w:author="Alisson Steffens Henrique" w:date="2016-12-02T21:21:00Z">
        <w:r w:rsidR="00987FB8" w:rsidDel="004C0BEB">
          <w:rPr>
            <w:lang w:val="pt-BR"/>
          </w:rPr>
          <w:delText>rota s</w:delText>
        </w:r>
      </w:del>
      <w:r w:rsidR="00987FB8">
        <w:rPr>
          <w:lang w:val="pt-BR"/>
        </w:rPr>
        <w:t xml:space="preserve">eria a </w:t>
      </w:r>
      <w:ins w:id="55" w:author="Alisson Steffens Henrique" w:date="2016-12-02T21:21:00Z">
        <w:r w:rsidR="004C0BEB">
          <w:rPr>
            <w:lang w:val="pt-BR"/>
          </w:rPr>
          <w:t xml:space="preserve">rota </w:t>
        </w:r>
      </w:ins>
      <w:r w:rsidR="00987FB8">
        <w:rPr>
          <w:lang w:val="pt-BR"/>
        </w:rPr>
        <w:t>mais viável</w:t>
      </w:r>
      <w:del w:id="56" w:author="Alisson Steffens Henrique" w:date="2016-12-02T21:21:00Z">
        <w:r w:rsidR="00987FB8" w:rsidDel="004C0BEB">
          <w:rPr>
            <w:lang w:val="pt-BR"/>
          </w:rPr>
          <w:delText xml:space="preserve"> para os motoristas, com mais precisão. </w:delText>
        </w:r>
      </w:del>
      <w:ins w:id="57" w:author="Alisson Steffens Henrique" w:date="2016-12-02T21:21:00Z">
        <w:r w:rsidR="004C0BEB">
          <w:rPr>
            <w:lang w:val="pt-BR"/>
          </w:rPr>
          <w:t>.</w:t>
        </w:r>
      </w:ins>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54CB78DE"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um conceito onde nem tudo pode ser definido </w:t>
      </w:r>
      <w:r>
        <w:rPr>
          <w:lang w:val="pt-BR"/>
        </w:rPr>
        <w:t xml:space="preserve">como a lógica booleana </w:t>
      </w:r>
      <w:del w:id="58" w:author="Alisson Steffens Henrique" w:date="2016-12-02T21:22:00Z">
        <w:r w:rsidDel="004C0BEB">
          <w:rPr>
            <w:lang w:val="pt-BR"/>
          </w:rPr>
          <w:delText xml:space="preserve">onde </w:delText>
        </w:r>
      </w:del>
      <w:ins w:id="59" w:author="Alisson Steffens Henrique" w:date="2016-12-02T21:22:00Z">
        <w:r w:rsidR="004C0BEB">
          <w:rPr>
            <w:lang w:val="pt-BR"/>
          </w:rPr>
          <w:t>a qual</w:t>
        </w:r>
      </w:ins>
      <w:del w:id="60" w:author="Alisson Steffens Henrique" w:date="2016-12-02T21:22:00Z">
        <w:r w:rsidDel="004C0BEB">
          <w:rPr>
            <w:lang w:val="pt-BR"/>
          </w:rPr>
          <w:delText xml:space="preserve">se tem </w:delText>
        </w:r>
      </w:del>
      <w:ins w:id="61" w:author="Alisson Steffens Henrique" w:date="2016-12-02T21:22:00Z">
        <w:r w:rsidR="004C0BEB">
          <w:rPr>
            <w:lang w:val="pt-BR"/>
          </w:rPr>
          <w:t xml:space="preserve"> os valores se diferem </w:t>
        </w:r>
      </w:ins>
      <w:r>
        <w:rPr>
          <w:lang w:val="pt-BR"/>
        </w:rPr>
        <w:t>apenas</w:t>
      </w:r>
      <w:ins w:id="62" w:author="Alisson Steffens Henrique" w:date="2016-12-02T21:22:00Z">
        <w:r w:rsidR="004C0BEB">
          <w:rPr>
            <w:lang w:val="pt-BR"/>
          </w:rPr>
          <w:t xml:space="preserve"> entre</w:t>
        </w:r>
      </w:ins>
      <w:r>
        <w:rPr>
          <w:lang w:val="pt-BR"/>
        </w:rPr>
        <w:t xml:space="preserve"> 0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w:t>
      </w:r>
      <w:del w:id="63" w:author="Alisson Steffens Henrique" w:date="2016-12-02T21:23:00Z">
        <w:r w:rsidDel="004C0BEB">
          <w:rPr>
            <w:lang w:val="pt-BR"/>
          </w:rPr>
          <w:delText>de</w:delText>
        </w:r>
      </w:del>
      <w:ins w:id="64" w:author="Alisson Steffens Henrique" w:date="2016-12-02T21:23:00Z">
        <w:r w:rsidR="004C0BEB">
          <w:rPr>
            <w:lang w:val="pt-BR"/>
          </w:rPr>
          <w:t>a variável é</w:t>
        </w:r>
      </w:ins>
      <w:r>
        <w:rPr>
          <w:lang w:val="pt-BR"/>
        </w:rPr>
        <w:t xml:space="preserve"> verdade</w:t>
      </w:r>
      <w:del w:id="65" w:author="Alisson Steffens Henrique" w:date="2016-12-02T21:23:00Z">
        <w:r w:rsidDel="004C0BEB">
          <w:rPr>
            <w:lang w:val="pt-BR"/>
          </w:rPr>
          <w:delText xml:space="preserve"> a variável é</w:delText>
        </w:r>
      </w:del>
      <w:ins w:id="66" w:author="Alisson Steffens Henrique" w:date="2016-12-02T21:23:00Z">
        <w:r w:rsidR="004C0BEB">
          <w:rPr>
            <w:lang w:val="pt-BR"/>
          </w:rPr>
          <w:t>ira</w:t>
        </w:r>
      </w:ins>
      <w:r>
        <w:rPr>
          <w:lang w:val="pt-BR"/>
        </w:rPr>
        <w:t>, a partir de valores reais entre 0 e 1.</w:t>
      </w:r>
    </w:p>
    <w:p w14:paraId="4EA7BA1F" w14:textId="4D4098D9" w:rsidR="004C3053" w:rsidRDefault="004C3053" w:rsidP="00E97B99">
      <w:pPr>
        <w:pStyle w:val="Text"/>
        <w:ind w:firstLine="144"/>
        <w:rPr>
          <w:lang w:val="pt-BR"/>
        </w:rPr>
      </w:pPr>
      <w:r>
        <w:rPr>
          <w:lang w:val="pt-BR"/>
        </w:rPr>
        <w:t xml:space="preserve">A lógica </w:t>
      </w:r>
      <w:proofErr w:type="spellStart"/>
      <w:r>
        <w:rPr>
          <w:lang w:val="pt-BR"/>
        </w:rPr>
        <w:t>Fuzzy</w:t>
      </w:r>
      <w:proofErr w:type="spellEnd"/>
      <w:r>
        <w:rPr>
          <w:lang w:val="pt-BR"/>
        </w:rPr>
        <w:t xml:space="preserve"> foi proposta em 1965 pelo Dr. </w:t>
      </w:r>
      <w:proofErr w:type="spellStart"/>
      <w:r>
        <w:rPr>
          <w:lang w:val="pt-BR"/>
        </w:rPr>
        <w:t>Lofti</w:t>
      </w:r>
      <w:proofErr w:type="spellEnd"/>
      <w:r>
        <w:rPr>
          <w:lang w:val="pt-BR"/>
        </w:rPr>
        <w:t xml:space="preserve"> A. </w:t>
      </w:r>
      <w:proofErr w:type="spellStart"/>
      <w:r>
        <w:rPr>
          <w:lang w:val="pt-BR"/>
        </w:rPr>
        <w:t>Zadeh</w:t>
      </w:r>
      <w:proofErr w:type="spellEnd"/>
      <w:r>
        <w:rPr>
          <w:lang w:val="pt-BR"/>
        </w:rPr>
        <w:t xml:space="preserve"> na Universidade da Califórnia. Dr. </w:t>
      </w:r>
      <w:proofErr w:type="spellStart"/>
      <w:r>
        <w:rPr>
          <w:lang w:val="pt-BR"/>
        </w:rPr>
        <w:t>Zadeh</w:t>
      </w:r>
      <w:proofErr w:type="spellEnd"/>
      <w:r>
        <w:rPr>
          <w:lang w:val="pt-BR"/>
        </w:rPr>
        <w:t xml:space="preserve"> trabalhava no problema de um computador entender a linguagem natural, </w:t>
      </w:r>
      <w:ins w:id="67" w:author="Alisson Steffens Henrique" w:date="2016-12-02T21:24:00Z">
        <w:r w:rsidR="004C0BEB">
          <w:rPr>
            <w:lang w:val="pt-BR"/>
          </w:rPr>
          <w:t>visto que</w:t>
        </w:r>
      </w:ins>
      <w:del w:id="68" w:author="Alisson Steffens Henrique" w:date="2016-12-02T21:24:00Z">
        <w:r w:rsidDel="004C0BEB">
          <w:rPr>
            <w:lang w:val="pt-BR"/>
          </w:rPr>
          <w:delText>pois</w:delText>
        </w:r>
      </w:del>
      <w:r>
        <w:rPr>
          <w:lang w:val="pt-BR"/>
        </w:rPr>
        <w:t xml:space="preserve"> no cotidiano nem tudo pode ser definido apenas com</w:t>
      </w:r>
      <w:ins w:id="69" w:author="Alisson Steffens Henrique" w:date="2016-12-02T21:24:00Z">
        <w:r w:rsidR="004C0BEB">
          <w:rPr>
            <w:lang w:val="pt-BR"/>
          </w:rPr>
          <w:t>o</w:t>
        </w:r>
      </w:ins>
      <w:r>
        <w:rPr>
          <w:lang w:val="pt-BR"/>
        </w:rPr>
        <w:t xml:space="preserve"> verdadeiro e falso.</w:t>
      </w:r>
    </w:p>
    <w:p w14:paraId="4E79214A" w14:textId="58567BF9" w:rsidR="004C3053" w:rsidRDefault="00F2348A" w:rsidP="00E97B99">
      <w:pPr>
        <w:pStyle w:val="Text"/>
        <w:ind w:firstLine="144"/>
        <w:rPr>
          <w:lang w:val="pt-BR"/>
        </w:rPr>
      </w:pPr>
      <w:r>
        <w:rPr>
          <w:lang w:val="pt-BR"/>
        </w:rPr>
        <w:t xml:space="preserve">Com isso em mente, a lógica </w:t>
      </w:r>
      <w:proofErr w:type="spellStart"/>
      <w:r>
        <w:rPr>
          <w:lang w:val="pt-BR"/>
        </w:rPr>
        <w:t>F</w:t>
      </w:r>
      <w:r w:rsidR="004C3053">
        <w:rPr>
          <w:lang w:val="pt-BR"/>
        </w:rPr>
        <w:t>uzzy</w:t>
      </w:r>
      <w:proofErr w:type="spellEnd"/>
      <w:r w:rsidR="004C3053">
        <w:rPr>
          <w:lang w:val="pt-BR"/>
        </w:rPr>
        <w:t xml:space="preserve">, consegue quantificar dados qualitativos e expressões linguísticas, como por exemplo, </w:t>
      </w:r>
      <w:r w:rsidR="00F70EFA">
        <w:rPr>
          <w:lang w:val="pt-BR"/>
        </w:rPr>
        <w:t>uma pessoa pode não ser apenas definida como criança ou velha, mas existem transições entre ambas que definem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6F6A1049" w:rsidR="00F2348A" w:rsidRPr="004C3053" w:rsidRDefault="00F70EFA" w:rsidP="0030333A">
      <w:pPr>
        <w:pStyle w:val="Text"/>
        <w:ind w:firstLine="144"/>
        <w:rPr>
          <w:lang w:val="pt-BR"/>
        </w:rPr>
      </w:pPr>
      <w:r>
        <w:rPr>
          <w:lang w:val="pt-BR"/>
        </w:rPr>
        <w:t>A utilização desta lógica é representável por um gr</w:t>
      </w:r>
      <w:r w:rsidR="009E75A5">
        <w:rPr>
          <w:lang w:val="pt-BR"/>
        </w:rPr>
        <w:t>áfico entre as variáveis e o quanto de verdade podem elas ser (entre 0 e 1).</w:t>
      </w:r>
    </w:p>
    <w:p w14:paraId="59359822" w14:textId="067D16DA" w:rsidR="00E97B99" w:rsidRDefault="00987FB8" w:rsidP="00E97B99">
      <w:pPr>
        <w:pStyle w:val="Ttulo2"/>
      </w:pPr>
      <w:proofErr w:type="spellStart"/>
      <w:r>
        <w:t>Implementação</w:t>
      </w:r>
      <w:proofErr w:type="spellEnd"/>
      <w:r>
        <w:t xml:space="preserve"> da </w:t>
      </w:r>
      <w:proofErr w:type="spellStart"/>
      <w:r>
        <w:t>Lógica</w:t>
      </w:r>
      <w:proofErr w:type="spellEnd"/>
      <w:r>
        <w:t xml:space="preserve"> Fuzzy</w:t>
      </w:r>
    </w:p>
    <w:p w14:paraId="36244335" w14:textId="78A155EA" w:rsidR="00BF0C69" w:rsidRDefault="0030333A" w:rsidP="00A71F44">
      <w:pPr>
        <w:pStyle w:val="Text"/>
        <w:rPr>
          <w:lang w:val="pt-BR"/>
        </w:rPr>
      </w:pPr>
      <w:r>
        <w:rPr>
          <w:lang w:val="pt-BR"/>
        </w:rPr>
        <w:t xml:space="preserve">Para a implementação desta lógica com nosso projeto, um </w:t>
      </w:r>
      <w:r>
        <w:rPr>
          <w:lang w:val="pt-BR"/>
        </w:rPr>
        <w:lastRenderedPageBreak/>
        <w:t xml:space="preserve">projeto foi feito em JAVA. O programa </w:t>
      </w:r>
      <w:del w:id="70" w:author="Alisson Steffens Henrique" w:date="2016-12-02T21:26:00Z">
        <w:r w:rsidDel="00A71F44">
          <w:rPr>
            <w:lang w:val="pt-BR"/>
          </w:rPr>
          <w:delText xml:space="preserve">iria </w:delText>
        </w:r>
      </w:del>
      <w:r>
        <w:rPr>
          <w:lang w:val="pt-BR"/>
        </w:rPr>
        <w:t>utiliza</w:t>
      </w:r>
      <w:del w:id="71" w:author="Alisson Steffens Henrique" w:date="2016-12-02T21:26:00Z">
        <w:r w:rsidDel="00A71F44">
          <w:rPr>
            <w:lang w:val="pt-BR"/>
          </w:rPr>
          <w:delText>r</w:delText>
        </w:r>
      </w:del>
      <w:r>
        <w:rPr>
          <w:lang w:val="pt-BR"/>
        </w:rPr>
        <w:t xml:space="preserve"> os dados coletados e </w:t>
      </w:r>
      <w:del w:id="72" w:author="Alisson Steffens Henrique" w:date="2016-12-02T21:28:00Z">
        <w:r w:rsidDel="00A71F44">
          <w:rPr>
            <w:lang w:val="pt-BR"/>
          </w:rPr>
          <w:delText>aplicá</w:delText>
        </w:r>
      </w:del>
      <w:ins w:id="73" w:author="Alisson Steffens Henrique" w:date="2016-12-02T21:28:00Z">
        <w:r w:rsidR="00A71F44">
          <w:rPr>
            <w:lang w:val="pt-BR"/>
          </w:rPr>
          <w:t>aplica</w:t>
        </w:r>
      </w:ins>
      <w:r>
        <w:rPr>
          <w:lang w:val="pt-BR"/>
        </w:rPr>
        <w:t>-</w:t>
      </w:r>
      <w:del w:id="74" w:author="Alisson Steffens Henrique" w:date="2016-12-02T21:28:00Z">
        <w:r w:rsidDel="00A71F44">
          <w:rPr>
            <w:lang w:val="pt-BR"/>
          </w:rPr>
          <w:delText>l</w:delText>
        </w:r>
      </w:del>
      <w:r>
        <w:rPr>
          <w:lang w:val="pt-BR"/>
        </w:rPr>
        <w:t>os</w:t>
      </w:r>
      <w:del w:id="75" w:author="Alisson Steffens Henrique" w:date="2016-12-02T21:27:00Z">
        <w:r w:rsidDel="00A71F44">
          <w:rPr>
            <w:lang w:val="pt-BR"/>
          </w:rPr>
          <w:delText>-iam</w:delText>
        </w:r>
      </w:del>
      <w:r>
        <w:rPr>
          <w:lang w:val="pt-BR"/>
        </w:rPr>
        <w:t xml:space="preserve"> em uma biblioteca que calcula resultados a partir da lógica </w:t>
      </w:r>
      <w:proofErr w:type="spellStart"/>
      <w:r>
        <w:rPr>
          <w:lang w:val="pt-BR"/>
        </w:rPr>
        <w:t>Fuzzy</w:t>
      </w:r>
      <w:proofErr w:type="spellEnd"/>
      <w:r>
        <w:rPr>
          <w:lang w:val="pt-BR"/>
        </w:rPr>
        <w:t xml:space="preserve">, chamada </w:t>
      </w:r>
      <w:proofErr w:type="spellStart"/>
      <w:r>
        <w:rPr>
          <w:lang w:val="pt-BR"/>
        </w:rPr>
        <w:t>jFuzzyLogic</w:t>
      </w:r>
      <w:proofErr w:type="spellEnd"/>
      <w:r>
        <w:rPr>
          <w:lang w:val="pt-BR"/>
        </w:rPr>
        <w:t>.</w:t>
      </w:r>
    </w:p>
    <w:p w14:paraId="7CC4DAD1" w14:textId="70D0E933" w:rsidR="00F44F86" w:rsidRDefault="00F44F86" w:rsidP="00E97B99">
      <w:pPr>
        <w:pStyle w:val="Text"/>
        <w:rPr>
          <w:lang w:val="pt-BR"/>
        </w:rPr>
      </w:pPr>
      <w:proofErr w:type="spellStart"/>
      <w:r>
        <w:rPr>
          <w:lang w:val="pt-BR"/>
        </w:rPr>
        <w:t>jFuzzyLogic</w:t>
      </w:r>
      <w:proofErr w:type="spellEnd"/>
      <w:r>
        <w:rPr>
          <w:lang w:val="pt-BR"/>
        </w:rPr>
        <w:t xml:space="preserve"> é uma biblioteca em JAVA </w:t>
      </w:r>
      <w:r w:rsidRPr="00AC51F8">
        <w:rPr>
          <w:i/>
          <w:lang w:val="pt-BR"/>
        </w:rPr>
        <w:t xml:space="preserve">open </w:t>
      </w:r>
      <w:proofErr w:type="spellStart"/>
      <w:r w:rsidRPr="00AC51F8">
        <w:rPr>
          <w:i/>
          <w:lang w:val="pt-BR"/>
        </w:rPr>
        <w:t>source</w:t>
      </w:r>
      <w:proofErr w:type="spellEnd"/>
      <w:r>
        <w:rPr>
          <w:lang w:val="pt-BR"/>
        </w:rPr>
        <w:t xml:space="preserve"> que implementa e simplifica a lógica </w:t>
      </w:r>
      <w:proofErr w:type="spellStart"/>
      <w:r>
        <w:rPr>
          <w:lang w:val="pt-BR"/>
        </w:rPr>
        <w:t>Fuzzy</w:t>
      </w:r>
      <w:proofErr w:type="spellEnd"/>
      <w:r>
        <w:rPr>
          <w:lang w:val="pt-BR"/>
        </w:rPr>
        <w:t xml:space="preserve"> para desenvolvimento de si</w:t>
      </w:r>
      <w:r w:rsidR="00AC51F8">
        <w:rPr>
          <w:lang w:val="pt-BR"/>
        </w:rPr>
        <w:t xml:space="preserve">stemas. Ela implementa 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Pr>
          <w:lang w:val="pt-BR"/>
        </w:rPr>
        <w:t>anguage</w:t>
      </w:r>
      <w:proofErr w:type="spellEnd"/>
      <w:r>
        <w:rPr>
          <w:lang w:val="pt-BR"/>
        </w:rPr>
        <w:t>(FCL) especificação IEC 61131 parte 7.</w:t>
      </w:r>
    </w:p>
    <w:p w14:paraId="6E0853BE" w14:textId="3E26D201" w:rsidR="00BC6B62" w:rsidRDefault="00BC6B62" w:rsidP="00E97B99">
      <w:pPr>
        <w:pStyle w:val="Text"/>
        <w:rPr>
          <w:ins w:id="76" w:author="Alisson Steffens Henrique" w:date="2016-12-03T01:36:00Z"/>
          <w:lang w:val="pt-BR"/>
        </w:rPr>
      </w:pPr>
      <w:del w:id="77" w:author="Alisson Steffens Henrique" w:date="2016-12-03T01:34:00Z">
        <w:r w:rsidDel="00A04D86">
          <w:rPr>
            <w:lang w:val="pt-BR"/>
          </w:rPr>
          <w:delText>FLC</w:delText>
        </w:r>
        <w:r w:rsidRPr="00AC51F8" w:rsidDel="00A04D86">
          <w:rPr>
            <w:color w:val="FF0000"/>
            <w:lang w:val="pt-BR"/>
          </w:rPr>
          <w:delText>....(Alisson plis)</w:delText>
        </w:r>
      </w:del>
      <w:ins w:id="78" w:author="Alisson Steffens Henrique" w:date="2016-12-03T01:34:00Z">
        <w:r w:rsidR="00A04D86">
          <w:rPr>
            <w:lang w:val="pt-BR"/>
          </w:rPr>
          <w:t xml:space="preserve">Foram definidas duas entradas como input, </w:t>
        </w:r>
      </w:ins>
      <w:ins w:id="79" w:author="Alisson Steffens Henrique" w:date="2016-12-03T01:35:00Z">
        <w:r w:rsidR="00A04D86">
          <w:rPr>
            <w:lang w:val="pt-BR"/>
          </w:rPr>
          <w:t xml:space="preserve">o </w:t>
        </w:r>
      </w:ins>
      <w:ins w:id="80" w:author="Alisson Steffens Henrique" w:date="2016-12-03T01:36:00Z">
        <w:r w:rsidR="00A04D86">
          <w:rPr>
            <w:lang w:val="pt-BR"/>
          </w:rPr>
          <w:t>“</w:t>
        </w:r>
      </w:ins>
      <w:ins w:id="81" w:author="Alisson Steffens Henrique" w:date="2016-12-03T01:35:00Z">
        <w:r w:rsidR="00A04D86">
          <w:rPr>
            <w:lang w:val="pt-BR"/>
          </w:rPr>
          <w:t>custo</w:t>
        </w:r>
      </w:ins>
      <w:ins w:id="82" w:author="Alisson Steffens Henrique" w:date="2016-12-03T01:36:00Z">
        <w:r w:rsidR="00A04D86">
          <w:rPr>
            <w:lang w:val="pt-BR"/>
          </w:rPr>
          <w:t>”</w:t>
        </w:r>
      </w:ins>
      <w:ins w:id="83" w:author="Alisson Steffens Henrique" w:date="2016-12-03T01:35:00Z">
        <w:r w:rsidR="00A04D86">
          <w:rPr>
            <w:lang w:val="pt-BR"/>
          </w:rPr>
          <w:t xml:space="preserve"> e a </w:t>
        </w:r>
      </w:ins>
      <w:ins w:id="84" w:author="Alisson Steffens Henrique" w:date="2016-12-03T01:36:00Z">
        <w:r w:rsidR="00A04D86">
          <w:rPr>
            <w:lang w:val="pt-BR"/>
          </w:rPr>
          <w:t>“</w:t>
        </w:r>
      </w:ins>
      <w:ins w:id="85" w:author="Alisson Steffens Henrique" w:date="2016-12-03T01:35:00Z">
        <w:r w:rsidR="00A04D86">
          <w:rPr>
            <w:lang w:val="pt-BR"/>
          </w:rPr>
          <w:t>eficiência</w:t>
        </w:r>
      </w:ins>
      <w:ins w:id="86" w:author="Alisson Steffens Henrique" w:date="2016-12-03T01:36:00Z">
        <w:r w:rsidR="00A04D86">
          <w:rPr>
            <w:lang w:val="pt-BR"/>
          </w:rPr>
          <w:t>”</w:t>
        </w:r>
      </w:ins>
      <w:ins w:id="87" w:author="Alisson Steffens Henrique" w:date="2016-12-03T01:35:00Z">
        <w:r w:rsidR="00A04D86">
          <w:rPr>
            <w:lang w:val="pt-BR"/>
          </w:rPr>
          <w:t xml:space="preserve">, ambos REAL do </w:t>
        </w:r>
        <w:proofErr w:type="spellStart"/>
        <w:r w:rsidR="00A04D86">
          <w:rPr>
            <w:lang w:val="pt-BR"/>
          </w:rPr>
          <w:t>flc</w:t>
        </w:r>
        <w:proofErr w:type="spellEnd"/>
        <w:r w:rsidR="00A04D86">
          <w:rPr>
            <w:lang w:val="pt-BR"/>
          </w:rPr>
          <w:t xml:space="preserve">. A variável de output também é REAL e seu nome é </w:t>
        </w:r>
      </w:ins>
      <w:ins w:id="88" w:author="Alisson Steffens Henrique" w:date="2016-12-03T01:36:00Z">
        <w:r w:rsidR="00A04D86">
          <w:rPr>
            <w:lang w:val="pt-BR"/>
          </w:rPr>
          <w:t>“</w:t>
        </w:r>
      </w:ins>
      <w:proofErr w:type="spellStart"/>
      <w:ins w:id="89" w:author="Alisson Steffens Henrique" w:date="2016-12-03T01:35:00Z">
        <w:r w:rsidR="00A04D86">
          <w:rPr>
            <w:lang w:val="pt-BR"/>
          </w:rPr>
          <w:t>valeapena</w:t>
        </w:r>
      </w:ins>
      <w:proofErr w:type="spellEnd"/>
      <w:ins w:id="90" w:author="Alisson Steffens Henrique" w:date="2016-12-03T01:36:00Z">
        <w:r w:rsidR="00A04D86">
          <w:rPr>
            <w:lang w:val="pt-BR"/>
          </w:rPr>
          <w:t>”</w:t>
        </w:r>
      </w:ins>
      <w:ins w:id="91" w:author="Alisson Steffens Henrique" w:date="2016-12-03T01:35:00Z">
        <w:r w:rsidR="00A04D86">
          <w:rPr>
            <w:lang w:val="pt-BR"/>
          </w:rPr>
          <w:t>.</w:t>
        </w:r>
      </w:ins>
    </w:p>
    <w:p w14:paraId="72533EBC" w14:textId="5538400A" w:rsidR="00A04D86" w:rsidRDefault="00A04D86" w:rsidP="00E97B99">
      <w:pPr>
        <w:pStyle w:val="Text"/>
        <w:rPr>
          <w:ins w:id="92" w:author="Alisson Steffens Henrique" w:date="2016-12-03T01:38:00Z"/>
          <w:lang w:val="pt-BR"/>
        </w:rPr>
      </w:pPr>
      <w:ins w:id="93" w:author="Alisson Steffens Henrique" w:date="2016-12-03T01:36:00Z">
        <w:r>
          <w:rPr>
            <w:lang w:val="pt-BR"/>
          </w:rPr>
          <w:t xml:space="preserve">A variável </w:t>
        </w:r>
      </w:ins>
      <w:ins w:id="94" w:author="Alisson Steffens Henrique" w:date="2016-12-03T01:39:00Z">
        <w:r>
          <w:rPr>
            <w:lang w:val="pt-BR"/>
          </w:rPr>
          <w:t>“</w:t>
        </w:r>
      </w:ins>
      <w:ins w:id="95" w:author="Alisson Steffens Henrique" w:date="2016-12-03T01:36:00Z">
        <w:r>
          <w:rPr>
            <w:lang w:val="pt-BR"/>
          </w:rPr>
          <w:t>custo</w:t>
        </w:r>
      </w:ins>
      <w:ins w:id="96" w:author="Alisson Steffens Henrique" w:date="2016-12-03T01:39:00Z">
        <w:r>
          <w:rPr>
            <w:lang w:val="pt-BR"/>
          </w:rPr>
          <w:t>”</w:t>
        </w:r>
      </w:ins>
      <w:ins w:id="97" w:author="Alisson Steffens Henrique" w:date="2016-12-03T01:36:00Z">
        <w:r>
          <w:rPr>
            <w:lang w:val="pt-BR"/>
          </w:rPr>
          <w:t xml:space="preserve"> tem 4 termos, </w:t>
        </w:r>
      </w:ins>
      <w:ins w:id="98" w:author="Alisson Steffens Henrique" w:date="2016-12-03T01:37:00Z">
        <w:r>
          <w:rPr>
            <w:lang w:val="pt-BR"/>
          </w:rPr>
          <w:t>sendo eles “</w:t>
        </w:r>
        <w:proofErr w:type="spellStart"/>
        <w:r>
          <w:rPr>
            <w:lang w:val="pt-BR"/>
          </w:rPr>
          <w:t>mb</w:t>
        </w:r>
        <w:proofErr w:type="spellEnd"/>
        <w:r>
          <w:rPr>
            <w:lang w:val="pt-BR"/>
          </w:rPr>
          <w:t>” (muito barato), “b” (barato), “c” (caro) e “</w:t>
        </w:r>
        <w:proofErr w:type="spellStart"/>
        <w:r>
          <w:rPr>
            <w:lang w:val="pt-BR"/>
          </w:rPr>
          <w:t>mc</w:t>
        </w:r>
        <w:proofErr w:type="spellEnd"/>
        <w:r>
          <w:rPr>
            <w:lang w:val="pt-BR"/>
          </w:rPr>
          <w:t>” (muito caro</w:t>
        </w:r>
      </w:ins>
      <w:ins w:id="99" w:author="Alisson Steffens Henrique" w:date="2016-12-03T01:38:00Z">
        <w:r>
          <w:rPr>
            <w:lang w:val="pt-BR"/>
          </w:rPr>
          <w:t>).</w:t>
        </w:r>
      </w:ins>
    </w:p>
    <w:p w14:paraId="0FDC3B0F" w14:textId="3436822E" w:rsidR="00A04D86" w:rsidRDefault="00A04D86" w:rsidP="00C65997">
      <w:pPr>
        <w:pStyle w:val="Text"/>
        <w:rPr>
          <w:ins w:id="100" w:author="Alisson Steffens Henrique" w:date="2016-12-03T01:39:00Z"/>
          <w:lang w:val="pt-BR"/>
        </w:rPr>
      </w:pPr>
      <w:ins w:id="101" w:author="Alisson Steffens Henrique" w:date="2016-12-03T01:38:00Z">
        <w:r>
          <w:rPr>
            <w:lang w:val="pt-BR"/>
          </w:rPr>
          <w:t xml:space="preserve">A variável </w:t>
        </w:r>
      </w:ins>
      <w:ins w:id="102" w:author="Alisson Steffens Henrique" w:date="2016-12-03T01:39:00Z">
        <w:r>
          <w:rPr>
            <w:lang w:val="pt-BR"/>
          </w:rPr>
          <w:t>“efi</w:t>
        </w:r>
        <w:bookmarkStart w:id="103" w:name="_GoBack"/>
        <w:bookmarkEnd w:id="103"/>
        <w:r>
          <w:rPr>
            <w:lang w:val="pt-BR"/>
          </w:rPr>
          <w:t>ciência” também conta com 4 termos, sendo eles “livre”, “</w:t>
        </w:r>
        <w:proofErr w:type="spellStart"/>
        <w:r>
          <w:rPr>
            <w:lang w:val="pt-BR"/>
          </w:rPr>
          <w:t>levementelento</w:t>
        </w:r>
        <w:proofErr w:type="spellEnd"/>
        <w:r>
          <w:rPr>
            <w:lang w:val="pt-BR"/>
          </w:rPr>
          <w:t>”, “lento” e “parado”.</w:t>
        </w:r>
      </w:ins>
    </w:p>
    <w:p w14:paraId="2A2CE3DF" w14:textId="02A99A27" w:rsidR="00A04D86" w:rsidRPr="00C65997" w:rsidRDefault="00C65997" w:rsidP="00C65997">
      <w:pPr>
        <w:pStyle w:val="Text"/>
        <w:rPr>
          <w:ins w:id="104" w:author="Alisson Steffens Henrique" w:date="2016-12-03T01:35:00Z"/>
          <w:color w:val="FF0000"/>
          <w:lang w:val="pt-BR"/>
          <w:rPrChange w:id="105" w:author="Alisson Steffens Henrique" w:date="2016-12-03T01:41:00Z">
            <w:rPr>
              <w:ins w:id="106" w:author="Alisson Steffens Henrique" w:date="2016-12-03T01:35:00Z"/>
              <w:lang w:val="pt-BR"/>
            </w:rPr>
          </w:rPrChange>
        </w:rPr>
      </w:pPr>
      <w:ins w:id="107" w:author="Alisson Steffens Henrique" w:date="2016-12-03T01:41:00Z">
        <w:r w:rsidRPr="00C65997">
          <w:rPr>
            <w:color w:val="FF0000"/>
            <w:lang w:val="pt-BR"/>
            <w:rPrChange w:id="108" w:author="Alisson Steffens Henrique" w:date="2016-12-03T01:41:00Z">
              <w:rPr>
                <w:lang w:val="pt-BR"/>
              </w:rPr>
            </w:rPrChange>
          </w:rPr>
          <w:t>MAIS</w:t>
        </w:r>
      </w:ins>
    </w:p>
    <w:p w14:paraId="3E1CB47C" w14:textId="77777777" w:rsidR="00A04D86" w:rsidRPr="00BC6B62" w:rsidRDefault="00A04D86" w:rsidP="00E97B99">
      <w:pPr>
        <w:pStyle w:val="Text"/>
        <w:rPr>
          <w:lang w:val="pt-BR"/>
        </w:rPr>
      </w:pPr>
    </w:p>
    <w:p w14:paraId="2366501B" w14:textId="2230397B" w:rsidR="00E97B99" w:rsidRPr="0030333A" w:rsidRDefault="00317B3D" w:rsidP="00E97B99">
      <w:pPr>
        <w:pStyle w:val="Ttulo1"/>
        <w:rPr>
          <w:lang w:val="pt-BR"/>
        </w:rPr>
      </w:pPr>
      <w:r w:rsidRPr="0030333A">
        <w:rPr>
          <w:lang w:val="pt-BR"/>
        </w:rPr>
        <w:t>Dados Utilizados</w:t>
      </w:r>
    </w:p>
    <w:p w14:paraId="271BE670" w14:textId="74D56329"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del w:id="109" w:author="Alisson Steffens Henrique" w:date="2016-12-03T00:13:00Z">
        <w:r w:rsidRPr="00317B3D" w:rsidDel="00AC51F8">
          <w:rPr>
            <w:lang w:val="pt-BR"/>
          </w:rPr>
          <w:delText xml:space="preserve">como cada um foi </w:delText>
        </w:r>
        <w:r w:rsidR="003C62A5" w:rsidDel="00AC51F8">
          <w:rPr>
            <w:lang w:val="pt-BR"/>
          </w:rPr>
          <w:delText>capturado</w:delText>
        </w:r>
        <w:r w:rsidRPr="00317B3D" w:rsidDel="00AC51F8">
          <w:rPr>
            <w:lang w:val="pt-BR"/>
          </w:rPr>
          <w:delText xml:space="preserve"> e/ou selecionado</w:delText>
        </w:r>
        <w:r w:rsidR="003C62A5" w:rsidDel="00AC51F8">
          <w:rPr>
            <w:lang w:val="pt-BR"/>
          </w:rPr>
          <w:delText xml:space="preserve">. </w:delText>
        </w:r>
      </w:del>
      <w:ins w:id="110" w:author="Alisson Steffens Henrique" w:date="2016-12-03T00:13:00Z">
        <w:r w:rsidR="00AC51F8">
          <w:rPr>
            <w:lang w:val="pt-BR"/>
          </w:rPr>
          <w:t>os métodos de escolha e captura dos dados utilizados na pesquisa.</w:t>
        </w:r>
      </w:ins>
    </w:p>
    <w:p w14:paraId="74642D3A" w14:textId="7B7B1D39" w:rsidR="00E97B99" w:rsidRPr="003C62A5" w:rsidRDefault="00AE4F6A" w:rsidP="00E97B99">
      <w:pPr>
        <w:pStyle w:val="Ttulo2"/>
        <w:rPr>
          <w:lang w:val="pt-BR"/>
        </w:rPr>
      </w:pPr>
      <w:r w:rsidRPr="003C62A5">
        <w:rPr>
          <w:lang w:val="pt-BR"/>
        </w:rPr>
        <w:t>Locais Escolhidos</w:t>
      </w:r>
    </w:p>
    <w:p w14:paraId="5C2FF4EC" w14:textId="2890D387" w:rsidR="003C62A5" w:rsidRDefault="003C62A5" w:rsidP="003C62A5">
      <w:pPr>
        <w:pStyle w:val="Text"/>
        <w:rPr>
          <w:lang w:val="pt-BR"/>
        </w:rPr>
      </w:pPr>
      <w:r w:rsidRPr="003C62A5">
        <w:rPr>
          <w:lang w:val="pt-BR"/>
        </w:rPr>
        <w:t xml:space="preserve">O primeiro local selecionado, </w:t>
      </w:r>
      <w:del w:id="111" w:author="Alisson Steffens Henrique" w:date="2016-12-03T00:14:00Z">
        <w:r w:rsidRPr="003C62A5" w:rsidDel="00AC51F8">
          <w:rPr>
            <w:lang w:val="pt-BR"/>
          </w:rPr>
          <w:delText>como tamb</w:delText>
        </w:r>
        <w:r w:rsidDel="00AC51F8">
          <w:rPr>
            <w:lang w:val="pt-BR"/>
          </w:rPr>
          <w:delText>ém é o</w:delText>
        </w:r>
      </w:del>
      <w:ins w:id="112" w:author="Alisson Steffens Henrique" w:date="2016-12-03T00:14:00Z">
        <w:r w:rsidR="00AC51F8">
          <w:rPr>
            <w:lang w:val="pt-BR"/>
          </w:rPr>
          <w:t>e</w:t>
        </w:r>
      </w:ins>
      <w:r>
        <w:rPr>
          <w:lang w:val="pt-BR"/>
        </w:rPr>
        <w:t xml:space="preserve"> objeto de estudo do projeto, são</w:t>
      </w:r>
      <w:del w:id="113" w:author="Alisson Steffens Henrique" w:date="2016-12-03T00:15:00Z">
        <w:r w:rsidDel="00AC51F8">
          <w:rPr>
            <w:lang w:val="pt-BR"/>
          </w:rPr>
          <w:delText xml:space="preserve"> as</w:delText>
        </w:r>
      </w:del>
      <w:r>
        <w:rPr>
          <w:lang w:val="pt-BR"/>
        </w:rPr>
        <w:t xml:space="preserve"> os bairros Centro </w:t>
      </w:r>
      <w:del w:id="114" w:author="Alisson Steffens Henrique" w:date="2016-12-03T00:14:00Z">
        <w:r w:rsidDel="00AC51F8">
          <w:rPr>
            <w:lang w:val="pt-BR"/>
          </w:rPr>
          <w:delText xml:space="preserve">de ambas </w:delText>
        </w:r>
      </w:del>
      <w:ins w:id="115" w:author="Alisson Steffens Henrique" w:date="2016-12-03T00:14:00Z">
        <w:r w:rsidR="00AC51F8">
          <w:rPr>
            <w:lang w:val="pt-BR"/>
          </w:rPr>
          <w:t>d</w:t>
        </w:r>
      </w:ins>
      <w:r>
        <w:rPr>
          <w:lang w:val="pt-BR"/>
        </w:rPr>
        <w:t>as cidades de Navegantes e Itajaí. Após presenciar a lentidão no</w:t>
      </w:r>
      <w:del w:id="116" w:author="Alisson Steffens Henrique" w:date="2016-12-03T00:14:00Z">
        <w:r w:rsidDel="00AC51F8">
          <w:rPr>
            <w:lang w:val="pt-BR"/>
          </w:rPr>
          <w:delText>s</w:delText>
        </w:r>
      </w:del>
      <w:r>
        <w:rPr>
          <w:lang w:val="pt-BR"/>
        </w:rPr>
        <w:t xml:space="preserve"> trânsito</w:t>
      </w:r>
      <w:del w:id="117" w:author="Alisson Steffens Henrique" w:date="2016-12-03T00:14:00Z">
        <w:r w:rsidDel="00AC51F8">
          <w:rPr>
            <w:lang w:val="pt-BR"/>
          </w:rPr>
          <w:delText>s</w:delText>
        </w:r>
      </w:del>
      <w:r>
        <w:rPr>
          <w:lang w:val="pt-BR"/>
        </w:rPr>
        <w:t xml:space="preserve"> nas duas vias que ligam ambos os Centros</w:t>
      </w:r>
      <w:del w:id="118" w:author="Alisson Steffens Henrique" w:date="2016-12-03T00:15:00Z">
        <w:r w:rsidDel="00AC51F8">
          <w:rPr>
            <w:lang w:val="pt-BR"/>
          </w:rPr>
          <w:delText xml:space="preserve"> de Itajaí e Navegant</w:delText>
        </w:r>
        <w:r w:rsidR="005D54D3" w:rsidDel="00AC51F8">
          <w:rPr>
            <w:lang w:val="pt-BR"/>
          </w:rPr>
          <w:delText xml:space="preserve">es </w:delText>
        </w:r>
      </w:del>
      <w:ins w:id="119" w:author="Alisson Steffens Henrique" w:date="2016-12-03T00:15:00Z">
        <w:r w:rsidR="00AC51F8">
          <w:rPr>
            <w:lang w:val="pt-BR"/>
          </w:rPr>
          <w:t xml:space="preserve"> </w:t>
        </w:r>
      </w:ins>
      <w:r w:rsidR="005D54D3">
        <w:rPr>
          <w:lang w:val="pt-BR"/>
        </w:rPr>
        <w:t>durante os horários de pico,</w:t>
      </w:r>
      <w:r w:rsidR="0030333A">
        <w:rPr>
          <w:lang w:val="pt-BR"/>
        </w:rPr>
        <w:t xml:space="preserve"> </w:t>
      </w:r>
      <w:r>
        <w:rPr>
          <w:lang w:val="pt-BR"/>
        </w:rPr>
        <w:t xml:space="preserve">foi discutido </w:t>
      </w:r>
      <w:del w:id="120" w:author="Alisson Steffens Henrique" w:date="2016-12-03T00:15:00Z">
        <w:r w:rsidDel="00AC51F8">
          <w:rPr>
            <w:lang w:val="pt-BR"/>
          </w:rPr>
          <w:delText xml:space="preserve">se a construção de uma ponte próxima ao ferry boat ligando ambos os lugares, não seria uma boa solução para o problema recorrente </w:delText>
        </w:r>
      </w:del>
      <w:ins w:id="121" w:author="Alisson Steffens Henrique" w:date="2016-12-03T00:15:00Z">
        <w:r w:rsidR="00AC51F8">
          <w:rPr>
            <w:lang w:val="pt-BR"/>
          </w:rPr>
          <w:t>se seria possível comprovar uma falha no plano de mobilidade urbana das duas cidades g</w:t>
        </w:r>
      </w:ins>
      <w:ins w:id="122" w:author="Alisson Steffens Henrique" w:date="2016-12-03T00:16:00Z">
        <w:r w:rsidR="00AC51F8">
          <w:rPr>
            <w:lang w:val="pt-BR"/>
          </w:rPr>
          <w:t>êmeas</w:t>
        </w:r>
      </w:ins>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1F1DCB65"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 a haver um</w:t>
      </w:r>
      <w:del w:id="123" w:author="Alisson Steffens Henrique" w:date="2016-12-03T00:19:00Z">
        <w:r w:rsidR="00602ECA" w:rsidDel="00AC51F8">
          <w:rPr>
            <w:lang w:val="pt-BR"/>
          </w:rPr>
          <w:delText xml:space="preserve"> grande número</w:delText>
        </w:r>
      </w:del>
      <w:ins w:id="124" w:author="Alisson Steffens Henrique" w:date="2016-12-03T00:19:00Z">
        <w:r w:rsidR="00AC51F8">
          <w:rPr>
            <w:lang w:val="pt-BR"/>
          </w:rPr>
          <w:t>a grande</w:t>
        </w:r>
      </w:ins>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 pontes que conectam ambas em maioria.</w:t>
      </w:r>
    </w:p>
    <w:p w14:paraId="6081B3C3" w14:textId="6F966918" w:rsidR="00602ECA" w:rsidRDefault="00602ECA" w:rsidP="003C62A5">
      <w:pPr>
        <w:pStyle w:val="Text"/>
        <w:rPr>
          <w:lang w:val="pt-BR"/>
        </w:rPr>
      </w:pPr>
      <w:r>
        <w:rPr>
          <w:lang w:val="pt-BR"/>
        </w:rPr>
        <w:t>Com este termo em mente, o segundo local escolhido fo</w:t>
      </w:r>
      <w:ins w:id="125" w:author="Alisson Steffens Henrique" w:date="2016-12-03T00:23:00Z">
        <w:r w:rsidR="000C7304">
          <w:rPr>
            <w:lang w:val="pt-BR"/>
          </w:rPr>
          <w:t>i</w:t>
        </w:r>
      </w:ins>
      <w:del w:id="126" w:author="Alisson Steffens Henrique" w:date="2016-12-03T00:23:00Z">
        <w:r w:rsidDel="000C7304">
          <w:rPr>
            <w:lang w:val="pt-BR"/>
          </w:rPr>
          <w:delText>ram</w:delText>
        </w:r>
      </w:del>
      <w:r>
        <w:rPr>
          <w:lang w:val="pt-BR"/>
        </w:rPr>
        <w:t xml:space="preserve">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37240943" w:rsidR="00B12729" w:rsidRPr="00F103F8" w:rsidRDefault="00B12729" w:rsidP="003C62A5">
      <w:pPr>
        <w:pStyle w:val="Text"/>
        <w:rPr>
          <w:lang w:val="pt-BR"/>
        </w:rPr>
      </w:pPr>
      <w:r>
        <w:rPr>
          <w:lang w:val="pt-BR"/>
        </w:rPr>
        <w:t xml:space="preserve">O terceiro local escolhido, também dentro dos parâmetros de “cidades gêmeas”, foram as cidades de Cambridge e Boston nos EUA. Este local foi escolhido primariamente, por nosso </w:t>
      </w:r>
      <w:proofErr w:type="spellStart"/>
      <w:r>
        <w:rPr>
          <w:lang w:val="pt-BR"/>
        </w:rPr>
        <w:t>Profº</w:t>
      </w:r>
      <w:proofErr w:type="spellEnd"/>
      <w:r>
        <w:rPr>
          <w:lang w:val="pt-BR"/>
        </w:rPr>
        <w:t xml:space="preserve"> André Maciel Santana, já ter viajado para o local selecionado, assim nos dando um parecer real sobre o trânsito local</w:t>
      </w:r>
      <w:r w:rsidR="00A31DF7">
        <w:rPr>
          <w:lang w:val="pt-BR"/>
        </w:rPr>
        <w:t xml:space="preserve">, outro motivo foi que um parâmetro de comparação como cidades dos EUA, pode nos dar ideias de como o </w:t>
      </w:r>
      <w:r w:rsidR="00A31DF7">
        <w:rPr>
          <w:lang w:val="pt-BR"/>
        </w:rPr>
        <w:t>trânsito pode melhorar aqui em Itajaí também.</w:t>
      </w:r>
      <w:ins w:id="127" w:author="Alisson Steffens Henrique" w:date="2016-12-03T00:24:00Z">
        <w:r w:rsidR="000C7304">
          <w:rPr>
            <w:lang w:val="pt-BR"/>
          </w:rPr>
          <w:t xml:space="preserve"> As duas cidades em muito se assemelham as </w:t>
        </w:r>
      </w:ins>
      <w:ins w:id="128" w:author="Alisson Steffens Henrique" w:date="2016-12-03T00:25:00Z">
        <w:r w:rsidR="000C7304">
          <w:rPr>
            <w:lang w:val="pt-BR"/>
          </w:rPr>
          <w:t xml:space="preserve">cidades </w:t>
        </w:r>
      </w:ins>
      <w:ins w:id="129" w:author="Alisson Steffens Henrique" w:date="2016-12-03T00:24:00Z">
        <w:r w:rsidR="000C7304">
          <w:rPr>
            <w:lang w:val="pt-BR"/>
          </w:rPr>
          <w:t>foco da pesquisa, tendo uma</w:t>
        </w:r>
      </w:ins>
      <w:ins w:id="130" w:author="Alisson Steffens Henrique" w:date="2016-12-03T00:26:00Z">
        <w:r w:rsidR="000C7304">
          <w:rPr>
            <w:lang w:val="pt-BR"/>
          </w:rPr>
          <w:t xml:space="preserve"> delas</w:t>
        </w:r>
      </w:ins>
      <w:ins w:id="131" w:author="Alisson Steffens Henrique" w:date="2016-12-03T00:24:00Z">
        <w:r w:rsidR="000C7304">
          <w:rPr>
            <w:lang w:val="pt-BR"/>
          </w:rPr>
          <w:t xml:space="preserve"> grandes universidades e a outra um aeroporto internacional.</w:t>
        </w:r>
      </w:ins>
      <w:r w:rsidR="00A31DF7">
        <w:rPr>
          <w:lang w:val="pt-BR"/>
        </w:rPr>
        <w:t xml:space="preserve"> O Rio Charles que </w:t>
      </w:r>
      <w:ins w:id="132" w:author="Alisson Steffens Henrique" w:date="2016-12-03T00:24:00Z">
        <w:r w:rsidR="000C7304">
          <w:rPr>
            <w:lang w:val="pt-BR"/>
          </w:rPr>
          <w:t xml:space="preserve">as </w:t>
        </w:r>
      </w:ins>
      <w:r w:rsidR="00A31DF7">
        <w:rPr>
          <w:lang w:val="pt-BR"/>
        </w:rPr>
        <w:t xml:space="preserve">divide </w:t>
      </w:r>
      <w:del w:id="133" w:author="Alisson Steffens Henrique" w:date="2016-12-03T00:24:00Z">
        <w:r w:rsidR="00A31DF7" w:rsidDel="000C7304">
          <w:rPr>
            <w:lang w:val="pt-BR"/>
          </w:rPr>
          <w:delText xml:space="preserve">ambas as cidades </w:delText>
        </w:r>
      </w:del>
      <w:r w:rsidR="00A31DF7">
        <w:rPr>
          <w:lang w:val="pt-BR"/>
        </w:rPr>
        <w:t xml:space="preserve">conta com várias pontes que </w:t>
      </w:r>
      <w:ins w:id="134" w:author="Alisson Steffens Henrique" w:date="2016-12-03T00:24:00Z">
        <w:r w:rsidR="000C7304">
          <w:rPr>
            <w:lang w:val="pt-BR"/>
          </w:rPr>
          <w:t xml:space="preserve">as </w:t>
        </w:r>
      </w:ins>
      <w:r w:rsidR="00A31DF7">
        <w:rPr>
          <w:lang w:val="pt-BR"/>
        </w:rPr>
        <w:t xml:space="preserve">interligam durante seu percurso, isso já causa </w:t>
      </w:r>
      <w:r w:rsidR="00981E0D">
        <w:rPr>
          <w:lang w:val="pt-BR"/>
        </w:rPr>
        <w:t>uma diferença de trânsito.</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r>
        <w:rPr>
          <w:lang w:val="pt-BR"/>
        </w:rPr>
        <w:t>GoogleMaps</w:t>
      </w:r>
      <w:proofErr w:type="spellEnd"/>
      <w:r>
        <w:rPr>
          <w:lang w:val="pt-BR"/>
        </w:rPr>
        <w:t>.</w:t>
      </w:r>
    </w:p>
    <w:p w14:paraId="530816BE" w14:textId="0C7247B7" w:rsidR="00091F0B" w:rsidRDefault="00091F0B" w:rsidP="00BC0CFC">
      <w:pPr>
        <w:ind w:firstLine="202"/>
        <w:jc w:val="both"/>
        <w:rPr>
          <w:lang w:val="pt-BR"/>
        </w:rPr>
      </w:pPr>
      <w:r>
        <w:rPr>
          <w:lang w:val="pt-BR"/>
        </w:rPr>
        <w:t xml:space="preserve">A ferramenta permite </w:t>
      </w:r>
      <w:del w:id="135" w:author="Alisson Steffens Henrique" w:date="2016-12-03T00:26:00Z">
        <w:r w:rsidDel="000C7304">
          <w:rPr>
            <w:lang w:val="pt-BR"/>
          </w:rPr>
          <w:delText xml:space="preserve">que se possa </w:delText>
        </w:r>
      </w:del>
      <w:r>
        <w:rPr>
          <w:lang w:val="pt-BR"/>
        </w:rPr>
        <w:t xml:space="preserve">verificar o trânsito de qualquer rota </w:t>
      </w:r>
      <w:del w:id="136" w:author="Alisson Steffens Henrique" w:date="2016-12-03T00:26:00Z">
        <w:r w:rsidDel="000C7304">
          <w:rPr>
            <w:lang w:val="pt-BR"/>
          </w:rPr>
          <w:delText xml:space="preserve">que você </w:delText>
        </w:r>
      </w:del>
      <w:r>
        <w:rPr>
          <w:lang w:val="pt-BR"/>
        </w:rPr>
        <w:t>deseja</w:t>
      </w:r>
      <w:del w:id="137" w:author="Alisson Steffens Henrique" w:date="2016-12-03T00:26:00Z">
        <w:r w:rsidDel="000C7304">
          <w:rPr>
            <w:lang w:val="pt-BR"/>
          </w:rPr>
          <w:delText>r</w:delText>
        </w:r>
      </w:del>
      <w:ins w:id="138" w:author="Alisson Steffens Henrique" w:date="2016-12-03T00:26:00Z">
        <w:r w:rsidR="000C7304">
          <w:rPr>
            <w:lang w:val="pt-BR"/>
          </w:rPr>
          <w:t>da</w:t>
        </w:r>
      </w:ins>
      <w:r>
        <w:rPr>
          <w:lang w:val="pt-BR"/>
        </w:rPr>
        <w:t xml:space="preserve"> em tempo real, como também verificar o trânsito típico durante a semana em um horário específico.</w:t>
      </w:r>
    </w:p>
    <w:p w14:paraId="2254B12B" w14:textId="29A34941"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os dados típicos.</w:t>
      </w:r>
      <w:del w:id="139" w:author="Alisson Steffens Henrique" w:date="2016-12-03T00:27:00Z">
        <w:r w:rsidDel="000C7304">
          <w:rPr>
            <w:lang w:val="pt-BR"/>
          </w:rPr>
          <w:delText xml:space="preserve"> </w:delText>
        </w:r>
      </w:del>
    </w:p>
    <w:p w14:paraId="30687DD4" w14:textId="075FACBE" w:rsidR="00AE4F6A" w:rsidRDefault="00091F0B" w:rsidP="00BC0CFC">
      <w:pPr>
        <w:ind w:firstLine="202"/>
        <w:jc w:val="both"/>
        <w:rPr>
          <w:lang w:val="pt-BR"/>
        </w:rPr>
      </w:pPr>
      <w:r>
        <w:rPr>
          <w:lang w:val="pt-BR"/>
        </w:rPr>
        <w:t xml:space="preserve">Uma vez </w:t>
      </w:r>
      <w:del w:id="140" w:author="Alisson Steffens Henrique" w:date="2016-12-03T00:27:00Z">
        <w:r w:rsidDel="000C7304">
          <w:rPr>
            <w:lang w:val="pt-BR"/>
          </w:rPr>
          <w:delText xml:space="preserve">o método </w:delText>
        </w:r>
      </w:del>
      <w:r>
        <w:rPr>
          <w:lang w:val="pt-BR"/>
        </w:rPr>
        <w:t>escolhido</w:t>
      </w:r>
      <w:ins w:id="141" w:author="Alisson Steffens Henrique" w:date="2016-12-03T00:27:00Z">
        <w:r w:rsidR="000C7304">
          <w:rPr>
            <w:lang w:val="pt-BR"/>
          </w:rPr>
          <w:t xml:space="preserve"> o método</w:t>
        </w:r>
      </w:ins>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del w:id="142" w:author="Alisson Steffens Henrique" w:date="2016-12-03T00:28:00Z">
        <w:r w:rsidR="00160087" w:rsidDel="000C7304">
          <w:rPr>
            <w:lang w:val="pt-BR"/>
          </w:rPr>
          <w:delText xml:space="preserve">Queríamos </w:delText>
        </w:r>
      </w:del>
      <w:ins w:id="143" w:author="Alisson Steffens Henrique" w:date="2016-12-03T00:28:00Z">
        <w:r w:rsidR="000C7304">
          <w:rPr>
            <w:lang w:val="pt-BR"/>
          </w:rPr>
          <w:t xml:space="preserve">Em busca de </w:t>
        </w:r>
      </w:ins>
      <w:r w:rsidR="00160087">
        <w:rPr>
          <w:lang w:val="pt-BR"/>
        </w:rPr>
        <w:t xml:space="preserve">um horário em que as cidades estivessem </w:t>
      </w:r>
      <w:del w:id="144" w:author="Alisson Steffens Henrique" w:date="2016-12-03T00:28:00Z">
        <w:r w:rsidR="00160087" w:rsidDel="000C7304">
          <w:rPr>
            <w:lang w:val="pt-BR"/>
          </w:rPr>
          <w:delText>em um horário de pico</w:delText>
        </w:r>
      </w:del>
      <w:ins w:id="145" w:author="Alisson Steffens Henrique" w:date="2016-12-03T00:28:00Z">
        <w:r w:rsidR="000C7304">
          <w:rPr>
            <w:lang w:val="pt-BR"/>
          </w:rPr>
          <w:t>no “rush”</w:t>
        </w:r>
      </w:ins>
      <w:r w:rsidR="00160087">
        <w:rPr>
          <w:lang w:val="pt-BR"/>
        </w:rPr>
        <w:t xml:space="preserve">, ou seja, quando o trânsito estivesse mais lento normalmente, então utilizamos o horário de </w:t>
      </w:r>
      <w:r w:rsidR="00990DC5">
        <w:rPr>
          <w:lang w:val="pt-BR"/>
        </w:rPr>
        <w:t>18h</w:t>
      </w:r>
      <w:del w:id="146" w:author="Alisson Steffens Henrique" w:date="2016-12-03T00:29:00Z">
        <w:r w:rsidR="00990DC5" w:rsidDel="000C7304">
          <w:rPr>
            <w:lang w:val="pt-BR"/>
          </w:rPr>
          <w:delText>00min</w:delText>
        </w:r>
      </w:del>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3651F3AC" w14:textId="05FBE694" w:rsidR="00990DC5" w:rsidRDefault="00990DC5" w:rsidP="00BC0CFC">
      <w:pPr>
        <w:ind w:firstLine="202"/>
        <w:jc w:val="both"/>
        <w:rPr>
          <w:lang w:val="pt-BR"/>
        </w:rPr>
      </w:pPr>
      <w:r>
        <w:rPr>
          <w:lang w:val="pt-BR"/>
        </w:rPr>
        <w:t>Por volta de 18h</w:t>
      </w:r>
      <w:del w:id="147" w:author="Alisson Steffens Henrique" w:date="2016-12-03T00:29:00Z">
        <w:r w:rsidDel="000C7304">
          <w:rPr>
            <w:lang w:val="pt-BR"/>
          </w:rPr>
          <w:delText>00min</w:delText>
        </w:r>
      </w:del>
      <w:r>
        <w:rPr>
          <w:lang w:val="pt-BR"/>
        </w:rPr>
        <w:t xml:space="preserve"> do dia 30/11/2016 (Quarta feita), foi realizada a coleta dos dados sobre o trânsito das três </w:t>
      </w:r>
      <w:ins w:id="148" w:author="Alisson Steffens Henrique" w:date="2016-12-03T00:29:00Z">
        <w:r w:rsidR="000C7304">
          <w:rPr>
            <w:lang w:val="pt-BR"/>
          </w:rPr>
          <w:t xml:space="preserve">duplas de </w:t>
        </w:r>
      </w:ins>
      <w:r>
        <w:rPr>
          <w:lang w:val="pt-BR"/>
        </w:rPr>
        <w:t>cidades gêmeas escolhidas.</w:t>
      </w:r>
    </w:p>
    <w:p w14:paraId="3B900AA3" w14:textId="6BC29033" w:rsidR="005D54D3" w:rsidRDefault="005D54D3" w:rsidP="00BC0CFC">
      <w:pPr>
        <w:ind w:firstLine="202"/>
        <w:jc w:val="both"/>
        <w:rPr>
          <w:lang w:val="pt-BR"/>
        </w:rPr>
      </w:pPr>
      <w:r>
        <w:rPr>
          <w:lang w:val="pt-BR"/>
        </w:rPr>
        <w:t>O horário da cidade de Boston foi reavaliado após percebemos que há uma diferença de 3h entre Brasí</w:t>
      </w:r>
      <w:r w:rsidR="0003473A">
        <w:rPr>
          <w:lang w:val="pt-BR"/>
        </w:rPr>
        <w:t>lia e Boston, portando no dia 02</w:t>
      </w:r>
      <w:r>
        <w:rPr>
          <w:lang w:val="pt-BR"/>
        </w:rPr>
        <w:t>/12/2016 foi refeit</w:t>
      </w:r>
      <w:ins w:id="149" w:author="Alisson Steffens Henrique" w:date="2016-12-03T00:29:00Z">
        <w:r w:rsidR="000C7304">
          <w:rPr>
            <w:lang w:val="pt-BR"/>
          </w:rPr>
          <w:t>a</w:t>
        </w:r>
      </w:ins>
      <w:del w:id="150" w:author="Alisson Steffens Henrique" w:date="2016-12-03T00:29:00Z">
        <w:r w:rsidDel="000C7304">
          <w:rPr>
            <w:lang w:val="pt-BR"/>
          </w:rPr>
          <w:delText>o</w:delText>
        </w:r>
      </w:del>
      <w:r>
        <w:rPr>
          <w:lang w:val="pt-BR"/>
        </w:rPr>
        <w:t xml:space="preserve"> a análise de trânsito de Boston por volta das 21h00min horário de Brasília (18h no horário EST).</w:t>
      </w:r>
    </w:p>
    <w:p w14:paraId="52DD2347" w14:textId="03C6B414" w:rsidR="00EC171B" w:rsidRDefault="00091F0B" w:rsidP="00D671DD">
      <w:pPr>
        <w:ind w:firstLine="202"/>
        <w:jc w:val="both"/>
        <w:rPr>
          <w:lang w:val="pt-BR"/>
        </w:rPr>
      </w:pPr>
      <w:del w:id="151" w:author="Alisson Steffens Henrique" w:date="2016-12-03T00:30:00Z">
        <w:r w:rsidDel="000C7304">
          <w:rPr>
            <w:lang w:val="pt-BR"/>
          </w:rPr>
          <w:delText xml:space="preserve">Os dados obtidos estão </w:delText>
        </w:r>
        <w:r w:rsidR="00922F96" w:rsidDel="000C7304">
          <w:rPr>
            <w:lang w:val="pt-BR"/>
          </w:rPr>
          <w:delText xml:space="preserve">em </w:delText>
        </w:r>
        <w:r w:rsidR="00185977" w:rsidDel="000C7304">
          <w:rPr>
            <w:lang w:val="pt-BR"/>
          </w:rPr>
          <w:delText>abaixo</w:delText>
        </w:r>
        <w:r w:rsidR="00EC171B" w:rsidDel="000C7304">
          <w:rPr>
            <w:lang w:val="pt-BR"/>
          </w:rPr>
          <w:delText>.</w:delText>
        </w:r>
      </w:del>
      <w:ins w:id="152" w:author="Alisson Steffens Henrique" w:date="2016-12-03T00:30:00Z">
        <w:r w:rsidR="000C7304">
          <w:rPr>
            <w:lang w:val="pt-BR"/>
          </w:rPr>
          <w:t>Seguem abaixo os dados obtidos.</w:t>
        </w:r>
      </w:ins>
    </w:p>
    <w:p w14:paraId="3A19F395" w14:textId="77777777" w:rsidR="00D671DD" w:rsidRDefault="00D671DD" w:rsidP="00D671DD">
      <w:pPr>
        <w:ind w:firstLine="202"/>
        <w:jc w:val="both"/>
        <w:rPr>
          <w:lang w:val="pt-BR"/>
        </w:rPr>
      </w:pPr>
    </w:p>
    <w:p w14:paraId="75D9AF15" w14:textId="06976ED9" w:rsidR="00D671DD"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7A842204">
                <wp:simplePos x="0" y="0"/>
                <wp:positionH relativeFrom="margin">
                  <wp:posOffset>3411855</wp:posOffset>
                </wp:positionH>
                <wp:positionV relativeFrom="margin">
                  <wp:posOffset>4269105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A04D86" w:rsidRDefault="00A04D86"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A04D86" w:rsidRPr="00F2348A" w:rsidRDefault="00A04D86"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A04D86" w:rsidRPr="00F2348A" w:rsidRDefault="00A04D86"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65pt;margin-top:336.1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" stroked="f">
                <v:textbox inset="0,0,0,0">
                  <w:txbxContent>
                    <w:p w14:paraId="7B5737D5" w14:textId="62AC0AD0" w:rsidR="00A04D86" w:rsidRDefault="00A04D86"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A04D86" w:rsidRPr="00F2348A" w:rsidRDefault="00A04D86"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A04D86" w:rsidRPr="00F2348A" w:rsidRDefault="00A04D86"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089F2C8B" w14:textId="450FB4C9" w:rsidR="00EC171B" w:rsidRDefault="001B7F30" w:rsidP="00BC0CFC">
      <w:pPr>
        <w:ind w:firstLine="202"/>
        <w:jc w:val="both"/>
        <w:rPr>
          <w:lang w:val="pt-BR"/>
        </w:rPr>
      </w:pPr>
      <w:proofErr w:type="spellStart"/>
      <w:r>
        <w:rPr>
          <w:lang w:val="pt-BR"/>
        </w:rPr>
        <w:t>Comentario</w:t>
      </w:r>
      <w:proofErr w:type="spellEnd"/>
      <w:r>
        <w:rPr>
          <w:lang w:val="pt-BR"/>
        </w:rPr>
        <w:t xml:space="preserve"> </w:t>
      </w:r>
      <w:proofErr w:type="spellStart"/>
      <w:r>
        <w:rPr>
          <w:lang w:val="pt-BR"/>
        </w:rPr>
        <w:t>Aleatorio</w:t>
      </w:r>
      <w:proofErr w:type="spellEnd"/>
      <w:r>
        <w:rPr>
          <w:lang w:val="pt-BR"/>
        </w:rPr>
        <w:t xml:space="preserve"> sobre a imagem.</w:t>
      </w:r>
    </w:p>
    <w:p w14:paraId="5D7C8A7D" w14:textId="13594A0C" w:rsidR="00EC171B" w:rsidRDefault="00EC171B" w:rsidP="00BC0CFC">
      <w:pPr>
        <w:ind w:firstLine="202"/>
        <w:jc w:val="both"/>
        <w:rPr>
          <w:lang w:val="pt-BR"/>
        </w:rPr>
      </w:pPr>
    </w:p>
    <w:p w14:paraId="10A265FC" w14:textId="77777777" w:rsidR="00D671DD" w:rsidRDefault="00D671DD" w:rsidP="00BC0CFC">
      <w:pPr>
        <w:ind w:firstLine="202"/>
        <w:jc w:val="both"/>
        <w:rPr>
          <w:lang w:val="pt-BR"/>
        </w:rPr>
      </w:pPr>
    </w:p>
    <w:p w14:paraId="412F39A2" w14:textId="77777777" w:rsidR="00D671DD" w:rsidRDefault="00D671DD" w:rsidP="00BC0CFC">
      <w:pPr>
        <w:ind w:firstLine="202"/>
        <w:jc w:val="both"/>
        <w:rPr>
          <w:lang w:val="pt-BR"/>
        </w:rPr>
      </w:pPr>
    </w:p>
    <w:p w14:paraId="4BC2C176" w14:textId="77777777" w:rsidR="00D671DD" w:rsidRDefault="00D671DD" w:rsidP="00BC0CFC">
      <w:pPr>
        <w:ind w:firstLine="202"/>
        <w:jc w:val="both"/>
        <w:rPr>
          <w:lang w:val="pt-BR"/>
        </w:rPr>
      </w:pPr>
    </w:p>
    <w:p w14:paraId="09849BE5" w14:textId="77777777" w:rsidR="00D671DD" w:rsidRDefault="00D671DD" w:rsidP="00BC0CFC">
      <w:pPr>
        <w:ind w:firstLine="202"/>
        <w:jc w:val="both"/>
        <w:rPr>
          <w:lang w:val="pt-BR"/>
        </w:rPr>
      </w:pPr>
    </w:p>
    <w:p w14:paraId="3F5D535E" w14:textId="77777777" w:rsidR="00D671DD" w:rsidRDefault="00D671DD" w:rsidP="00BC0CFC">
      <w:pPr>
        <w:ind w:firstLine="202"/>
        <w:jc w:val="both"/>
        <w:rPr>
          <w:lang w:val="pt-BR"/>
        </w:rPr>
      </w:pPr>
    </w:p>
    <w:p w14:paraId="7A54194F" w14:textId="77777777" w:rsidR="00D671DD" w:rsidRDefault="00D671DD" w:rsidP="00BC0CFC">
      <w:pPr>
        <w:ind w:firstLine="202"/>
        <w:jc w:val="both"/>
        <w:rPr>
          <w:lang w:val="pt-BR"/>
        </w:rPr>
      </w:pPr>
    </w:p>
    <w:p w14:paraId="075BD594" w14:textId="77777777" w:rsidR="00D671DD" w:rsidRDefault="00D671DD" w:rsidP="00BC0CFC">
      <w:pPr>
        <w:ind w:firstLine="202"/>
        <w:jc w:val="both"/>
        <w:rPr>
          <w:lang w:val="pt-BR"/>
        </w:rPr>
      </w:pPr>
    </w:p>
    <w:p w14:paraId="691D3534" w14:textId="77777777" w:rsidR="00D671DD" w:rsidRDefault="00D671DD" w:rsidP="00BC0CFC">
      <w:pPr>
        <w:ind w:firstLine="202"/>
        <w:jc w:val="both"/>
        <w:rPr>
          <w:lang w:val="pt-BR"/>
        </w:rPr>
      </w:pPr>
    </w:p>
    <w:p w14:paraId="208EECB3" w14:textId="77777777" w:rsidR="00D671DD" w:rsidRDefault="00D671DD" w:rsidP="00BC0CFC">
      <w:pPr>
        <w:ind w:firstLine="202"/>
        <w:jc w:val="both"/>
        <w:rPr>
          <w:lang w:val="pt-BR"/>
        </w:rPr>
      </w:pPr>
    </w:p>
    <w:p w14:paraId="261B5C94" w14:textId="77777777" w:rsidR="00D671DD" w:rsidRDefault="00D671DD" w:rsidP="00BC0CFC">
      <w:pPr>
        <w:ind w:firstLine="202"/>
        <w:jc w:val="both"/>
        <w:rPr>
          <w:lang w:val="pt-BR"/>
        </w:rPr>
      </w:pPr>
    </w:p>
    <w:p w14:paraId="02BB7389" w14:textId="77777777" w:rsidR="00D671DD" w:rsidRDefault="00D671DD" w:rsidP="00BC0CFC">
      <w:pPr>
        <w:ind w:firstLine="202"/>
        <w:jc w:val="both"/>
        <w:rPr>
          <w:lang w:val="pt-BR"/>
        </w:rPr>
      </w:pPr>
    </w:p>
    <w:p w14:paraId="1EF11C71" w14:textId="02BBDC09" w:rsidR="001B7F30" w:rsidRDefault="001B7F30" w:rsidP="00BC0CFC">
      <w:pPr>
        <w:ind w:firstLine="202"/>
        <w:jc w:val="both"/>
        <w:rPr>
          <w:lang w:val="pt-BR"/>
        </w:rPr>
      </w:pPr>
      <w:proofErr w:type="spellStart"/>
      <w:r>
        <w:rPr>
          <w:lang w:val="pt-BR"/>
        </w:rPr>
        <w:t>Comentario</w:t>
      </w:r>
      <w:proofErr w:type="spellEnd"/>
      <w:r>
        <w:rPr>
          <w:lang w:val="pt-BR"/>
        </w:rPr>
        <w:t xml:space="preserve"> Aleatório sobre imagem</w:t>
      </w:r>
    </w:p>
    <w:p w14:paraId="0DD9CDE2" w14:textId="7015FC06" w:rsidR="00EC171B" w:rsidRDefault="00EC171B" w:rsidP="00BC0CFC">
      <w:pPr>
        <w:ind w:firstLine="202"/>
        <w:jc w:val="both"/>
        <w:rPr>
          <w:lang w:val="pt-BR"/>
        </w:rPr>
      </w:pPr>
    </w:p>
    <w:p w14:paraId="1921F6DB" w14:textId="77777777" w:rsidR="001B7F30" w:rsidRDefault="001B7F30" w:rsidP="00BC0CFC">
      <w:pPr>
        <w:ind w:firstLine="202"/>
        <w:jc w:val="both"/>
        <w:rPr>
          <w:lang w:val="pt-BR"/>
        </w:rPr>
      </w:pPr>
    </w:p>
    <w:p w14:paraId="77BBFCDD" w14:textId="3A33ED39" w:rsidR="00EC171B" w:rsidRDefault="001B7F30" w:rsidP="00BC0CFC">
      <w:pPr>
        <w:ind w:firstLine="202"/>
        <w:jc w:val="both"/>
        <w:rPr>
          <w:lang w:val="pt-BR"/>
        </w:rPr>
      </w:pPr>
      <w:r>
        <w:rPr>
          <w:lang w:val="pt-BR"/>
        </w:rPr>
        <w:t>Comentário Aleatório sobre imagem</w:t>
      </w:r>
    </w:p>
    <w:p w14:paraId="01E0991C" w14:textId="28D28716" w:rsidR="00EC171B" w:rsidRDefault="00EC171B" w:rsidP="00BC0CFC">
      <w:pPr>
        <w:ind w:firstLine="202"/>
        <w:jc w:val="both"/>
        <w:rPr>
          <w:lang w:val="pt-BR"/>
        </w:rPr>
      </w:pPr>
    </w:p>
    <w:p w14:paraId="13655DC1" w14:textId="704E3274"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9744" behindDoc="0" locked="0" layoutInCell="1" allowOverlap="1" wp14:anchorId="2DC75449" wp14:editId="02F289B9">
                <wp:simplePos x="0" y="0"/>
                <wp:positionH relativeFrom="margin">
                  <wp:posOffset>-128905</wp:posOffset>
                </wp:positionH>
                <wp:positionV relativeFrom="margin">
                  <wp:posOffset>5370195</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A04D86" w:rsidRDefault="00A04D86"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A04D86" w:rsidRPr="00F2348A" w:rsidRDefault="00A04D86"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A04D86" w:rsidRPr="00F2348A" w:rsidRDefault="00A04D86"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5449" id="_x0000_s1028" type="#_x0000_t202" style="position:absolute;left:0;text-align:left;margin-left:-10.15pt;margin-top:422.85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" stroked="f">
                <v:textbox inset="0,0,0,0">
                  <w:txbxContent>
                    <w:p w14:paraId="276AE2ED" w14:textId="2B5EF517" w:rsidR="00A04D86" w:rsidRDefault="00A04D86"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A04D86" w:rsidRPr="00F2348A" w:rsidRDefault="00A04D86"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A04D86" w:rsidRPr="00F2348A" w:rsidRDefault="00A04D86"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205E6D2A" w14:textId="185EDDCE" w:rsidR="00EC171B" w:rsidRDefault="001B7F30" w:rsidP="00BC0CFC">
      <w:pPr>
        <w:ind w:firstLine="202"/>
        <w:jc w:val="both"/>
        <w:rPr>
          <w:lang w:val="pt-BR"/>
        </w:rPr>
      </w:pPr>
      <w:r>
        <w:rPr>
          <w:lang w:val="pt-BR"/>
        </w:rPr>
        <w:t>Comentário Aleatório sobre imagem</w:t>
      </w:r>
    </w:p>
    <w:p w14:paraId="618E9B41" w14:textId="2EB332F7" w:rsidR="00EC171B" w:rsidRDefault="00EC171B" w:rsidP="00BC0CFC">
      <w:pPr>
        <w:ind w:firstLine="202"/>
        <w:jc w:val="both"/>
        <w:rPr>
          <w:lang w:val="pt-BR"/>
        </w:rPr>
      </w:pPr>
    </w:p>
    <w:p w14:paraId="77D056DB" w14:textId="77777777" w:rsidR="00D671DD" w:rsidRDefault="00D671DD" w:rsidP="00BC0CFC">
      <w:pPr>
        <w:ind w:firstLine="202"/>
        <w:jc w:val="both"/>
        <w:rPr>
          <w:lang w:val="pt-BR"/>
        </w:rPr>
      </w:pPr>
    </w:p>
    <w:p w14:paraId="0EA10533" w14:textId="77777777" w:rsidR="00D671DD" w:rsidRDefault="00D671DD" w:rsidP="00BC0CFC">
      <w:pPr>
        <w:ind w:firstLine="202"/>
        <w:jc w:val="both"/>
        <w:rPr>
          <w:lang w:val="pt-BR"/>
        </w:rPr>
      </w:pPr>
    </w:p>
    <w:p w14:paraId="52512FE5" w14:textId="77777777" w:rsidR="00D671DD" w:rsidRDefault="00D671DD" w:rsidP="00BC0CFC">
      <w:pPr>
        <w:ind w:firstLine="202"/>
        <w:jc w:val="both"/>
        <w:rPr>
          <w:lang w:val="pt-BR"/>
        </w:rPr>
      </w:pPr>
    </w:p>
    <w:p w14:paraId="36E709E5" w14:textId="4FE61F0D" w:rsidR="00EC171B" w:rsidRDefault="00EC171B" w:rsidP="00BC0CFC">
      <w:pPr>
        <w:ind w:firstLine="202"/>
        <w:jc w:val="both"/>
        <w:rPr>
          <w:lang w:val="pt-BR"/>
        </w:rPr>
      </w:pPr>
    </w:p>
    <w:p w14:paraId="7C0AE78D" w14:textId="77777777" w:rsidR="00D671DD" w:rsidRDefault="00D671DD" w:rsidP="00BC0CFC">
      <w:pPr>
        <w:ind w:firstLine="202"/>
        <w:jc w:val="both"/>
        <w:rPr>
          <w:lang w:val="pt-BR"/>
        </w:rPr>
      </w:pPr>
    </w:p>
    <w:p w14:paraId="587364A4" w14:textId="38A2C4DF" w:rsidR="00EC171B" w:rsidRDefault="001B7F30" w:rsidP="00BC0CFC">
      <w:pPr>
        <w:ind w:firstLine="202"/>
        <w:jc w:val="both"/>
        <w:rPr>
          <w:lang w:val="pt-BR"/>
        </w:rPr>
      </w:pPr>
      <w:r>
        <w:rPr>
          <w:lang w:val="pt-BR"/>
        </w:rPr>
        <w:t>Comentário Aleatório sobre imagem</w:t>
      </w:r>
    </w:p>
    <w:p w14:paraId="5DE8C83C" w14:textId="4DE0F6D4" w:rsidR="00EC171B" w:rsidRDefault="00EC171B" w:rsidP="00BC0CFC">
      <w:pPr>
        <w:ind w:firstLine="202"/>
        <w:jc w:val="both"/>
        <w:rPr>
          <w:lang w:val="pt-BR"/>
        </w:rPr>
      </w:pPr>
    </w:p>
    <w:p w14:paraId="7EA34D85" w14:textId="16725E0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81792" behindDoc="0" locked="0" layoutInCell="1" allowOverlap="1" wp14:anchorId="5E21A37E" wp14:editId="60C4169E">
                <wp:simplePos x="0" y="0"/>
                <wp:positionH relativeFrom="margin">
                  <wp:posOffset>3384550</wp:posOffset>
                </wp:positionH>
                <wp:positionV relativeFrom="margin">
                  <wp:posOffset>2571115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A04D86" w:rsidRDefault="00A04D86"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A04D86" w:rsidRPr="00F2348A" w:rsidRDefault="00A04D86"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A04D86" w:rsidRPr="00F2348A" w:rsidRDefault="00A04D86"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66.5pt;margin-top:202.4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" stroked="f">
                <v:textbox inset="0,0,0,0">
                  <w:txbxContent>
                    <w:p w14:paraId="0B9078C3" w14:textId="7AAD8799" w:rsidR="00A04D86" w:rsidRDefault="00A04D86"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A04D86" w:rsidRPr="00F2348A" w:rsidRDefault="00A04D86"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A04D86" w:rsidRPr="00F2348A" w:rsidRDefault="00A04D86"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F58A2DF" w14:textId="12F5656B"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1318960D">
                <wp:simplePos x="0" y="0"/>
                <wp:positionH relativeFrom="margin">
                  <wp:posOffset>3388360</wp:posOffset>
                </wp:positionH>
                <wp:positionV relativeFrom="margin">
                  <wp:posOffset>-72390</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A04D86" w:rsidRDefault="00A04D86" w:rsidP="001A154B">
                            <w:pPr>
                              <w:pStyle w:val="Textodenotaderodap"/>
                              <w:ind w:firstLine="0"/>
                            </w:pPr>
                            <w:r>
                              <w:rPr>
                                <w:noProof/>
                                <w:lang w:val="pt-BR" w:eastAsia="pt-BR"/>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A04D86" w:rsidRPr="00F2348A" w:rsidRDefault="00A04D86"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A04D86" w:rsidRPr="00F2348A" w:rsidRDefault="00A04D86"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0" type="#_x0000_t202" style="position:absolute;left:0;text-align:left;margin-left:266.8pt;margin-top:-5.7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ZfQ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" stroked="f">
                <v:textbox inset="0,0,0,0">
                  <w:txbxContent>
                    <w:p w14:paraId="145ADFBA" w14:textId="45E69598" w:rsidR="00A04D86" w:rsidRDefault="00A04D86" w:rsidP="001A154B">
                      <w:pPr>
                        <w:pStyle w:val="Textodenotaderodap"/>
                        <w:ind w:firstLine="0"/>
                      </w:pPr>
                      <w:r>
                        <w:rPr>
                          <w:noProof/>
                          <w:lang w:val="pt-BR" w:eastAsia="pt-BR"/>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A04D86" w:rsidRPr="00F2348A" w:rsidRDefault="00A04D86"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A04D86" w:rsidRPr="00F2348A" w:rsidRDefault="00A04D86"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59A1A50C" w14:textId="6D9E08F3"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1552" behindDoc="0" locked="0" layoutInCell="1" allowOverlap="1" wp14:anchorId="3B478CAE" wp14:editId="4695A94C">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A04D86" w:rsidRDefault="00A04D86"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A04D86" w:rsidRPr="00F2348A" w:rsidRDefault="00A04D86"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31"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Bx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iT&#10;vLaaPYIwrAbagGJ4TsBotf2CUQ+tWWP3eU8sx0i+USCu0MeTYSdjOxlEUThaY4/RaN74sd/3xopd&#10;C8ijfJW+AgE2IkojKHWM4ihbaLeYw/FpCP38dB69fjxg6+8A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zgjgcX0C&#10;AAAIBQAADgAAAAAAAAAAAAAAAAAuAgAAZHJzL2Uyb0RvYy54bWxQSwECLQAUAAYACAAAACEA48mH&#10;z+EAAAALAQAADwAAAAAAAAAAAAAAAADXBAAAZHJzL2Rvd25yZXYueG1sUEsFBgAAAAAEAAQA8wAA&#10;AOUFAAAAAA==&#10;" stroked="f">
                <v:textbox inset="0,0,0,0">
                  <w:txbxContent>
                    <w:p w14:paraId="7FF6452A" w14:textId="1223E94D" w:rsidR="00A04D86" w:rsidRDefault="00A04D86"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A04D86" w:rsidRPr="00F2348A" w:rsidRDefault="00A04D86"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r w:rsidR="001B7F30">
        <w:rPr>
          <w:lang w:val="pt-BR"/>
        </w:rPr>
        <w:t xml:space="preserve">Comentário </w:t>
      </w:r>
      <w:proofErr w:type="spellStart"/>
      <w:r w:rsidR="001B7F30">
        <w:rPr>
          <w:lang w:val="pt-BR"/>
        </w:rPr>
        <w:t>Aletório</w:t>
      </w:r>
      <w:proofErr w:type="spellEnd"/>
      <w:r w:rsidR="001B7F30">
        <w:rPr>
          <w:lang w:val="pt-BR"/>
        </w:rPr>
        <w:t xml:space="preserve"> sobre imagem</w:t>
      </w:r>
    </w:p>
    <w:p w14:paraId="0ECB87B6" w14:textId="77777777" w:rsidR="001B7F30" w:rsidRDefault="001B7F30" w:rsidP="00BC0CFC">
      <w:pPr>
        <w:ind w:firstLine="202"/>
        <w:jc w:val="both"/>
        <w:rPr>
          <w:lang w:val="pt-BR"/>
        </w:rPr>
      </w:pPr>
    </w:p>
    <w:p w14:paraId="6F8C7CC3" w14:textId="195C87D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5648" behindDoc="0" locked="0" layoutInCell="1" allowOverlap="1" wp14:anchorId="370431E0" wp14:editId="16A812EF">
                <wp:simplePos x="0" y="0"/>
                <wp:positionH relativeFrom="margin">
                  <wp:posOffset>-137795</wp:posOffset>
                </wp:positionH>
                <wp:positionV relativeFrom="margin">
                  <wp:posOffset>2547620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A04D86" w:rsidRDefault="00A04D86"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A04D86" w:rsidRPr="00F2348A" w:rsidRDefault="00A04D86"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A04D86" w:rsidRPr="00F2348A" w:rsidRDefault="00A04D86"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2" type="#_x0000_t202" style="position:absolute;left:0;text-align:left;margin-left:-10.85pt;margin-top:200.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cafQIAAAg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" stroked="f">
                <v:textbox inset="0,0,0,0">
                  <w:txbxContent>
                    <w:p w14:paraId="2437FCE2" w14:textId="31B48826" w:rsidR="00A04D86" w:rsidRDefault="00A04D86"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A04D86" w:rsidRPr="00F2348A" w:rsidRDefault="00A04D86"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A04D86" w:rsidRPr="00F2348A" w:rsidRDefault="00A04D86" w:rsidP="00930EE0">
                      <w:pPr>
                        <w:pStyle w:val="Textodenotaderodap"/>
                        <w:ind w:firstLine="0"/>
                        <w:rPr>
                          <w:lang w:val="pt-BR"/>
                        </w:rPr>
                      </w:pPr>
                    </w:p>
                  </w:txbxContent>
                </v:textbox>
                <w10:wrap type="square" anchorx="margin" anchory="margin"/>
              </v:shape>
            </w:pict>
          </mc:Fallback>
        </mc:AlternateContent>
      </w:r>
    </w:p>
    <w:p w14:paraId="32A73092" w14:textId="4D2514D6" w:rsidR="00317B3D" w:rsidRDefault="00317B3D" w:rsidP="00BC0CFC">
      <w:pPr>
        <w:pStyle w:val="Ttulo2"/>
        <w:jc w:val="both"/>
        <w:rPr>
          <w:lang w:val="pt-BR"/>
        </w:rPr>
      </w:pPr>
      <w:r w:rsidRPr="00317B3D">
        <w:rPr>
          <w:lang w:val="pt-BR"/>
        </w:rPr>
        <w:t>Método de Seleção de Dados de Custo</w:t>
      </w:r>
    </w:p>
    <w:p w14:paraId="20B8FC8D" w14:textId="6357FE06"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ins w:id="153" w:author="Alisson Steffens Henrique" w:date="2016-12-03T01:30:00Z">
        <w:r w:rsidR="00A04D86">
          <w:rPr>
            <w:lang w:val="pt-BR"/>
          </w:rPr>
          <w:t>, o</w:t>
        </w:r>
      </w:ins>
      <w:del w:id="154" w:author="Alisson Steffens Henrique" w:date="2016-12-03T01:30:00Z">
        <w:r w:rsidDel="00A04D86">
          <w:rPr>
            <w:lang w:val="pt-BR"/>
          </w:rPr>
          <w:delText>. De acordo com a tal, este carro seria</w:delText>
        </w:r>
      </w:del>
      <w:r>
        <w:rPr>
          <w:lang w:val="pt-BR"/>
        </w:rPr>
        <w:t xml:space="preserve"> Chevrolet </w:t>
      </w:r>
      <w:proofErr w:type="spellStart"/>
      <w:r>
        <w:rPr>
          <w:lang w:val="pt-BR"/>
        </w:rPr>
        <w:t>Onix</w:t>
      </w:r>
      <w:proofErr w:type="spellEnd"/>
      <w:r>
        <w:rPr>
          <w:lang w:val="pt-BR"/>
        </w:rPr>
        <w:t>.</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 xml:space="preserve">mos em nossa simulação, o custo de um Chevrolet </w:t>
      </w:r>
      <w:proofErr w:type="spellStart"/>
      <w:r>
        <w:rPr>
          <w:lang w:val="pt-BR"/>
        </w:rPr>
        <w:t>Onix</w:t>
      </w:r>
      <w:proofErr w:type="spellEnd"/>
      <w:r>
        <w:rPr>
          <w:lang w:val="pt-BR"/>
        </w:rPr>
        <w:t xml:space="preserve"> 1.4 LT e LTZ, com câmbio automático de 6 velocidades</w:t>
      </w:r>
      <w:r w:rsidR="00D43FE6">
        <w:rPr>
          <w:lang w:val="pt-BR"/>
        </w:rPr>
        <w:t>. O custo de gasolina deste carro é de 11,7 km/l na cidade e 13,9 km/l na estrada, esses dados foram verificados no site da revista auto esporte.</w:t>
      </w:r>
    </w:p>
    <w:p w14:paraId="5E2075C5" w14:textId="70E84E45" w:rsidR="00D43FE6" w:rsidRDefault="00D43FE6" w:rsidP="00BC0CFC">
      <w:pPr>
        <w:ind w:firstLine="202"/>
        <w:jc w:val="both"/>
        <w:rPr>
          <w:lang w:val="pt-BR"/>
        </w:rPr>
      </w:pPr>
      <w:r>
        <w:rPr>
          <w:lang w:val="pt-BR"/>
        </w:rPr>
        <w:t>O preço da gasolina foi utilizado de R$ 3,3</w:t>
      </w:r>
      <w:ins w:id="155" w:author="Alisson Steffens Henrique" w:date="2016-12-03T01:31:00Z">
        <w:r w:rsidR="00A04D86">
          <w:rPr>
            <w:lang w:val="pt-BR"/>
          </w:rPr>
          <w:t>0</w:t>
        </w:r>
      </w:ins>
      <w:r>
        <w:rPr>
          <w:lang w:val="pt-BR"/>
        </w:rPr>
        <w:t xml:space="preserve"> o litro, que é o preço atual da gasolina em Itajaí de acordo com o site preço dos combustíveis.</w:t>
      </w:r>
    </w:p>
    <w:p w14:paraId="345BF0F4" w14:textId="677A9677" w:rsidR="00D43FE6" w:rsidRDefault="00D43FE6" w:rsidP="00BC0CFC">
      <w:pPr>
        <w:ind w:firstLine="202"/>
        <w:jc w:val="both"/>
        <w:rPr>
          <w:lang w:val="pt-BR"/>
        </w:rPr>
      </w:pPr>
      <w:r>
        <w:rPr>
          <w:lang w:val="pt-BR"/>
        </w:rPr>
        <w:t>O preço da balsa em Itajaí</w:t>
      </w:r>
      <w:r w:rsidR="00581B31">
        <w:rPr>
          <w:lang w:val="pt-BR"/>
        </w:rPr>
        <w:t xml:space="preserve"> foi considerado também, e é de </w:t>
      </w:r>
      <w:ins w:id="156" w:author="Alisson Steffens Henrique" w:date="2016-12-03T01:31:00Z">
        <w:r w:rsidR="00A04D86">
          <w:rPr>
            <w:lang w:val="pt-BR"/>
          </w:rPr>
          <w:t xml:space="preserve">R$ </w:t>
        </w:r>
      </w:ins>
      <w:r w:rsidR="00581B31">
        <w:rPr>
          <w:lang w:val="pt-BR"/>
        </w:rPr>
        <w:t>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531EF262" w:rsidR="00CB7AB2" w:rsidRDefault="00771624" w:rsidP="00BC0CFC">
      <w:pPr>
        <w:ind w:firstLine="202"/>
        <w:jc w:val="both"/>
        <w:rPr>
          <w:lang w:val="pt-BR"/>
        </w:rPr>
      </w:pPr>
      <w:r>
        <w:rPr>
          <w:lang w:val="pt-BR"/>
        </w:rPr>
        <w:lastRenderedPageBreak/>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4634B743" w:rsid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07913E3" w:rsidR="00CB7AB2" w:rsidRDefault="00CB7AB2" w:rsidP="00BC0CFC">
      <w:pPr>
        <w:ind w:firstLine="202"/>
        <w:jc w:val="both"/>
        <w:rPr>
          <w:lang w:val="pt-BR"/>
        </w:rPr>
      </w:pPr>
    </w:p>
    <w:p w14:paraId="3728ACE6" w14:textId="0745393C" w:rsidR="00CB7AB2"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A04D86"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Ttulo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A04D86" w:rsidRDefault="00A04D86" w:rsidP="00E97B99">
                            <w:pPr>
                              <w:pStyle w:val="TableTitle"/>
                            </w:pPr>
                            <w:r>
                              <w:t>TABLE I</w:t>
                            </w:r>
                          </w:p>
                          <w:p w14:paraId="260385CA" w14:textId="77777777" w:rsidR="00A04D86" w:rsidRDefault="00A04D86"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A04D86"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A04D86" w:rsidRDefault="00A04D86">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A04D86" w:rsidRDefault="00A04D86">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A04D86" w:rsidRDefault="00A04D86">
                                  <w:pPr>
                                    <w:jc w:val="center"/>
                                    <w:rPr>
                                      <w:sz w:val="16"/>
                                      <w:szCs w:val="16"/>
                                    </w:rPr>
                                  </w:pPr>
                                  <w:r>
                                    <w:rPr>
                                      <w:sz w:val="16"/>
                                      <w:szCs w:val="16"/>
                                    </w:rPr>
                                    <w:t>Conversion from Gaussian and</w:t>
                                  </w:r>
                                </w:p>
                                <w:p w14:paraId="78370C6A" w14:textId="77777777" w:rsidR="00A04D86" w:rsidRDefault="00A04D86">
                                  <w:pPr>
                                    <w:jc w:val="center"/>
                                    <w:rPr>
                                      <w:sz w:val="16"/>
                                      <w:szCs w:val="16"/>
                                    </w:rPr>
                                  </w:pPr>
                                  <w:r>
                                    <w:rPr>
                                      <w:sz w:val="16"/>
                                      <w:szCs w:val="16"/>
                                    </w:rPr>
                                    <w:t xml:space="preserve">CGS EMU to SI </w:t>
                                  </w:r>
                                  <w:r>
                                    <w:rPr>
                                      <w:sz w:val="16"/>
                                      <w:szCs w:val="16"/>
                                      <w:vertAlign w:val="superscript"/>
                                    </w:rPr>
                                    <w:t>a</w:t>
                                  </w:r>
                                </w:p>
                              </w:tc>
                            </w:tr>
                            <w:tr w:rsidR="00A04D86" w14:paraId="56254485" w14:textId="77777777">
                              <w:tc>
                                <w:tcPr>
                                  <w:tcW w:w="720" w:type="dxa"/>
                                  <w:tcBorders>
                                    <w:top w:val="nil"/>
                                    <w:left w:val="nil"/>
                                    <w:bottom w:val="nil"/>
                                    <w:right w:val="nil"/>
                                  </w:tcBorders>
                                </w:tcPr>
                                <w:p w14:paraId="3901A0F8" w14:textId="77777777" w:rsidR="00A04D86" w:rsidRDefault="00A04D86">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A04D86" w:rsidRDefault="00A04D86">
                                  <w:pPr>
                                    <w:rPr>
                                      <w:sz w:val="16"/>
                                      <w:szCs w:val="16"/>
                                    </w:rPr>
                                  </w:pPr>
                                  <w:r>
                                    <w:rPr>
                                      <w:sz w:val="16"/>
                                      <w:szCs w:val="16"/>
                                    </w:rPr>
                                    <w:t>magnetic flux</w:t>
                                  </w:r>
                                </w:p>
                              </w:tc>
                              <w:tc>
                                <w:tcPr>
                                  <w:tcW w:w="2610" w:type="dxa"/>
                                  <w:tcBorders>
                                    <w:top w:val="nil"/>
                                    <w:left w:val="nil"/>
                                    <w:bottom w:val="nil"/>
                                    <w:right w:val="nil"/>
                                  </w:tcBorders>
                                </w:tcPr>
                                <w:p w14:paraId="3CC46A0D" w14:textId="77777777" w:rsidR="00A04D86" w:rsidRDefault="00A04D86">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A04D86" w14:paraId="0236D4E6" w14:textId="77777777">
                              <w:tc>
                                <w:tcPr>
                                  <w:tcW w:w="720" w:type="dxa"/>
                                  <w:tcBorders>
                                    <w:top w:val="nil"/>
                                    <w:left w:val="nil"/>
                                    <w:bottom w:val="nil"/>
                                    <w:right w:val="nil"/>
                                  </w:tcBorders>
                                </w:tcPr>
                                <w:p w14:paraId="6EC28D50" w14:textId="77777777" w:rsidR="00A04D86" w:rsidRDefault="00A04D86">
                                  <w:pPr>
                                    <w:rPr>
                                      <w:i/>
                                      <w:iCs/>
                                      <w:sz w:val="16"/>
                                      <w:szCs w:val="16"/>
                                    </w:rPr>
                                  </w:pPr>
                                  <w:r>
                                    <w:rPr>
                                      <w:i/>
                                      <w:iCs/>
                                      <w:sz w:val="16"/>
                                      <w:szCs w:val="16"/>
                                    </w:rPr>
                                    <w:t>B</w:t>
                                  </w:r>
                                </w:p>
                              </w:tc>
                              <w:tc>
                                <w:tcPr>
                                  <w:tcW w:w="1710" w:type="dxa"/>
                                  <w:tcBorders>
                                    <w:top w:val="nil"/>
                                    <w:left w:val="nil"/>
                                    <w:bottom w:val="nil"/>
                                    <w:right w:val="nil"/>
                                  </w:tcBorders>
                                </w:tcPr>
                                <w:p w14:paraId="38B41E97" w14:textId="77777777" w:rsidR="00A04D86" w:rsidRDefault="00A04D86">
                                  <w:pPr>
                                    <w:rPr>
                                      <w:sz w:val="16"/>
                                      <w:szCs w:val="16"/>
                                    </w:rPr>
                                  </w:pPr>
                                  <w:r>
                                    <w:rPr>
                                      <w:sz w:val="16"/>
                                      <w:szCs w:val="16"/>
                                    </w:rPr>
                                    <w:t xml:space="preserve">magnetic flux density, </w:t>
                                  </w:r>
                                </w:p>
                                <w:p w14:paraId="71064950" w14:textId="77777777" w:rsidR="00A04D86" w:rsidRDefault="00A04D86">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A04D86" w:rsidRDefault="00A04D86">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A04D86" w14:paraId="07E6B477" w14:textId="77777777">
                              <w:tc>
                                <w:tcPr>
                                  <w:tcW w:w="720" w:type="dxa"/>
                                  <w:tcBorders>
                                    <w:top w:val="nil"/>
                                    <w:left w:val="nil"/>
                                    <w:bottom w:val="nil"/>
                                    <w:right w:val="nil"/>
                                  </w:tcBorders>
                                </w:tcPr>
                                <w:p w14:paraId="0C922F8F" w14:textId="77777777" w:rsidR="00A04D86" w:rsidRDefault="00A04D86">
                                  <w:pPr>
                                    <w:rPr>
                                      <w:i/>
                                      <w:iCs/>
                                      <w:sz w:val="16"/>
                                      <w:szCs w:val="16"/>
                                    </w:rPr>
                                  </w:pPr>
                                  <w:r>
                                    <w:rPr>
                                      <w:i/>
                                      <w:iCs/>
                                      <w:sz w:val="16"/>
                                      <w:szCs w:val="16"/>
                                    </w:rPr>
                                    <w:t>H</w:t>
                                  </w:r>
                                </w:p>
                              </w:tc>
                              <w:tc>
                                <w:tcPr>
                                  <w:tcW w:w="1710" w:type="dxa"/>
                                  <w:tcBorders>
                                    <w:top w:val="nil"/>
                                    <w:left w:val="nil"/>
                                    <w:bottom w:val="nil"/>
                                    <w:right w:val="nil"/>
                                  </w:tcBorders>
                                </w:tcPr>
                                <w:p w14:paraId="5F3736AC" w14:textId="77777777" w:rsidR="00A04D86" w:rsidRDefault="00A04D86">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A04D86" w:rsidRDefault="00A04D86">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04D86" w:rsidRPr="004C3053" w14:paraId="7954DF7F" w14:textId="77777777">
                              <w:tc>
                                <w:tcPr>
                                  <w:tcW w:w="720" w:type="dxa"/>
                                  <w:tcBorders>
                                    <w:top w:val="nil"/>
                                    <w:left w:val="nil"/>
                                    <w:bottom w:val="nil"/>
                                    <w:right w:val="nil"/>
                                  </w:tcBorders>
                                </w:tcPr>
                                <w:p w14:paraId="38A5EB0F" w14:textId="77777777" w:rsidR="00A04D86" w:rsidRDefault="00A04D86">
                                  <w:pPr>
                                    <w:rPr>
                                      <w:i/>
                                      <w:iCs/>
                                      <w:sz w:val="16"/>
                                      <w:szCs w:val="16"/>
                                    </w:rPr>
                                  </w:pPr>
                                  <w:r>
                                    <w:rPr>
                                      <w:i/>
                                      <w:iCs/>
                                      <w:sz w:val="16"/>
                                      <w:szCs w:val="16"/>
                                    </w:rPr>
                                    <w:t>m</w:t>
                                  </w:r>
                                </w:p>
                              </w:tc>
                              <w:tc>
                                <w:tcPr>
                                  <w:tcW w:w="1710" w:type="dxa"/>
                                  <w:tcBorders>
                                    <w:top w:val="nil"/>
                                    <w:left w:val="nil"/>
                                    <w:bottom w:val="nil"/>
                                    <w:right w:val="nil"/>
                                  </w:tcBorders>
                                </w:tcPr>
                                <w:p w14:paraId="50377045" w14:textId="77777777" w:rsidR="00A04D86" w:rsidRDefault="00A04D86">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A04D86" w:rsidRPr="00706004" w:rsidRDefault="00A04D86">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A04D86" w:rsidRPr="004C3053" w14:paraId="5EB70BD1" w14:textId="77777777">
                              <w:tc>
                                <w:tcPr>
                                  <w:tcW w:w="720" w:type="dxa"/>
                                  <w:tcBorders>
                                    <w:top w:val="nil"/>
                                    <w:left w:val="nil"/>
                                    <w:bottom w:val="nil"/>
                                    <w:right w:val="nil"/>
                                  </w:tcBorders>
                                </w:tcPr>
                                <w:p w14:paraId="480F045F" w14:textId="77777777" w:rsidR="00A04D86" w:rsidRDefault="00A04D86">
                                  <w:pPr>
                                    <w:rPr>
                                      <w:i/>
                                      <w:iCs/>
                                      <w:sz w:val="16"/>
                                      <w:szCs w:val="16"/>
                                    </w:rPr>
                                  </w:pPr>
                                  <w:r>
                                    <w:rPr>
                                      <w:i/>
                                      <w:iCs/>
                                      <w:sz w:val="16"/>
                                      <w:szCs w:val="16"/>
                                    </w:rPr>
                                    <w:t>M</w:t>
                                  </w:r>
                                </w:p>
                              </w:tc>
                              <w:tc>
                                <w:tcPr>
                                  <w:tcW w:w="1710" w:type="dxa"/>
                                  <w:tcBorders>
                                    <w:top w:val="nil"/>
                                    <w:left w:val="nil"/>
                                    <w:bottom w:val="nil"/>
                                    <w:right w:val="nil"/>
                                  </w:tcBorders>
                                </w:tcPr>
                                <w:p w14:paraId="03278675" w14:textId="77777777" w:rsidR="00A04D86" w:rsidRDefault="00A04D86">
                                  <w:pPr>
                                    <w:rPr>
                                      <w:sz w:val="16"/>
                                      <w:szCs w:val="16"/>
                                    </w:rPr>
                                  </w:pPr>
                                  <w:r>
                                    <w:rPr>
                                      <w:sz w:val="16"/>
                                      <w:szCs w:val="16"/>
                                    </w:rPr>
                                    <w:t>magnetization</w:t>
                                  </w:r>
                                </w:p>
                              </w:tc>
                              <w:tc>
                                <w:tcPr>
                                  <w:tcW w:w="2610" w:type="dxa"/>
                                  <w:tcBorders>
                                    <w:top w:val="nil"/>
                                    <w:left w:val="nil"/>
                                    <w:bottom w:val="nil"/>
                                    <w:right w:val="nil"/>
                                  </w:tcBorders>
                                </w:tcPr>
                                <w:p w14:paraId="1E5DF718" w14:textId="77777777" w:rsidR="00A04D86" w:rsidRPr="00706004" w:rsidRDefault="00A04D86">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A04D86" w14:paraId="1A937312" w14:textId="77777777">
                              <w:tc>
                                <w:tcPr>
                                  <w:tcW w:w="720" w:type="dxa"/>
                                  <w:tcBorders>
                                    <w:top w:val="nil"/>
                                    <w:left w:val="nil"/>
                                    <w:bottom w:val="nil"/>
                                    <w:right w:val="nil"/>
                                  </w:tcBorders>
                                </w:tcPr>
                                <w:p w14:paraId="2F4D3149" w14:textId="77777777" w:rsidR="00A04D86" w:rsidRDefault="00A04D86">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A04D86" w:rsidRDefault="00A04D86">
                                  <w:pPr>
                                    <w:rPr>
                                      <w:sz w:val="16"/>
                                      <w:szCs w:val="16"/>
                                    </w:rPr>
                                  </w:pPr>
                                  <w:r>
                                    <w:rPr>
                                      <w:sz w:val="16"/>
                                      <w:szCs w:val="16"/>
                                    </w:rPr>
                                    <w:t>magnetization</w:t>
                                  </w:r>
                                </w:p>
                              </w:tc>
                              <w:tc>
                                <w:tcPr>
                                  <w:tcW w:w="2610" w:type="dxa"/>
                                  <w:tcBorders>
                                    <w:top w:val="nil"/>
                                    <w:left w:val="nil"/>
                                    <w:bottom w:val="nil"/>
                                    <w:right w:val="nil"/>
                                  </w:tcBorders>
                                </w:tcPr>
                                <w:p w14:paraId="2827D141" w14:textId="77777777" w:rsidR="00A04D86" w:rsidRDefault="00A04D86">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04D86" w14:paraId="53CAEFCB" w14:textId="77777777">
                              <w:tc>
                                <w:tcPr>
                                  <w:tcW w:w="720" w:type="dxa"/>
                                  <w:tcBorders>
                                    <w:top w:val="nil"/>
                                    <w:left w:val="nil"/>
                                    <w:bottom w:val="nil"/>
                                    <w:right w:val="nil"/>
                                  </w:tcBorders>
                                </w:tcPr>
                                <w:p w14:paraId="25B245D1" w14:textId="77777777" w:rsidR="00A04D86" w:rsidRDefault="00A04D86">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A04D86" w:rsidRDefault="00A04D86">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A04D86" w:rsidRDefault="00A04D86">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A04D86" w:rsidRPr="004C3053" w14:paraId="543610FD" w14:textId="77777777">
                              <w:tc>
                                <w:tcPr>
                                  <w:tcW w:w="720" w:type="dxa"/>
                                  <w:tcBorders>
                                    <w:top w:val="nil"/>
                                    <w:left w:val="nil"/>
                                    <w:bottom w:val="nil"/>
                                    <w:right w:val="nil"/>
                                  </w:tcBorders>
                                </w:tcPr>
                                <w:p w14:paraId="2B5E221A" w14:textId="77777777" w:rsidR="00A04D86" w:rsidRDefault="00A04D86">
                                  <w:pPr>
                                    <w:rPr>
                                      <w:i/>
                                      <w:iCs/>
                                      <w:sz w:val="16"/>
                                      <w:szCs w:val="16"/>
                                    </w:rPr>
                                  </w:pPr>
                                  <w:r>
                                    <w:rPr>
                                      <w:i/>
                                      <w:iCs/>
                                      <w:sz w:val="16"/>
                                      <w:szCs w:val="16"/>
                                    </w:rPr>
                                    <w:t>j</w:t>
                                  </w:r>
                                </w:p>
                              </w:tc>
                              <w:tc>
                                <w:tcPr>
                                  <w:tcW w:w="1710" w:type="dxa"/>
                                  <w:tcBorders>
                                    <w:top w:val="nil"/>
                                    <w:left w:val="nil"/>
                                    <w:bottom w:val="nil"/>
                                    <w:right w:val="nil"/>
                                  </w:tcBorders>
                                </w:tcPr>
                                <w:p w14:paraId="554F13BD" w14:textId="77777777" w:rsidR="00A04D86" w:rsidRDefault="00A04D86">
                                  <w:pPr>
                                    <w:rPr>
                                      <w:sz w:val="16"/>
                                      <w:szCs w:val="16"/>
                                    </w:rPr>
                                  </w:pPr>
                                  <w:r>
                                    <w:rPr>
                                      <w:sz w:val="16"/>
                                      <w:szCs w:val="16"/>
                                    </w:rPr>
                                    <w:t xml:space="preserve">magnetic dipole </w:t>
                                  </w:r>
                                </w:p>
                                <w:p w14:paraId="55B520C3" w14:textId="77777777" w:rsidR="00A04D86" w:rsidRDefault="00A04D86">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A04D86" w:rsidRPr="00706004" w:rsidRDefault="00A04D86">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A04D86" w:rsidRPr="004C3053" w14:paraId="3D1AF801" w14:textId="77777777">
                              <w:tc>
                                <w:tcPr>
                                  <w:tcW w:w="720" w:type="dxa"/>
                                  <w:tcBorders>
                                    <w:top w:val="nil"/>
                                    <w:left w:val="nil"/>
                                    <w:bottom w:val="nil"/>
                                    <w:right w:val="nil"/>
                                  </w:tcBorders>
                                </w:tcPr>
                                <w:p w14:paraId="3936A283" w14:textId="77777777" w:rsidR="00A04D86" w:rsidRDefault="00A04D86">
                                  <w:pPr>
                                    <w:rPr>
                                      <w:i/>
                                      <w:iCs/>
                                      <w:sz w:val="16"/>
                                      <w:szCs w:val="16"/>
                                    </w:rPr>
                                  </w:pPr>
                                  <w:r>
                                    <w:rPr>
                                      <w:i/>
                                      <w:iCs/>
                                      <w:sz w:val="16"/>
                                      <w:szCs w:val="16"/>
                                    </w:rPr>
                                    <w:t>J</w:t>
                                  </w:r>
                                </w:p>
                              </w:tc>
                              <w:tc>
                                <w:tcPr>
                                  <w:tcW w:w="1710" w:type="dxa"/>
                                  <w:tcBorders>
                                    <w:top w:val="nil"/>
                                    <w:left w:val="nil"/>
                                    <w:bottom w:val="nil"/>
                                    <w:right w:val="nil"/>
                                  </w:tcBorders>
                                </w:tcPr>
                                <w:p w14:paraId="000544F3" w14:textId="77777777" w:rsidR="00A04D86" w:rsidRDefault="00A04D86">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A04D86" w:rsidRPr="00706004" w:rsidRDefault="00A04D86">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A04D86" w14:paraId="1D80299D" w14:textId="77777777">
                              <w:tc>
                                <w:tcPr>
                                  <w:tcW w:w="720" w:type="dxa"/>
                                  <w:tcBorders>
                                    <w:top w:val="nil"/>
                                    <w:left w:val="nil"/>
                                    <w:bottom w:val="nil"/>
                                    <w:right w:val="nil"/>
                                  </w:tcBorders>
                                </w:tcPr>
                                <w:p w14:paraId="4EA90266" w14:textId="77777777" w:rsidR="00A04D86" w:rsidRDefault="00A04D86">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A04D86" w:rsidRDefault="00A04D86">
                                  <w:pPr>
                                    <w:rPr>
                                      <w:sz w:val="16"/>
                                      <w:szCs w:val="16"/>
                                    </w:rPr>
                                  </w:pPr>
                                  <w:r>
                                    <w:rPr>
                                      <w:sz w:val="16"/>
                                      <w:szCs w:val="16"/>
                                    </w:rPr>
                                    <w:t>susceptibility</w:t>
                                  </w:r>
                                </w:p>
                              </w:tc>
                              <w:tc>
                                <w:tcPr>
                                  <w:tcW w:w="2610" w:type="dxa"/>
                                  <w:tcBorders>
                                    <w:top w:val="nil"/>
                                    <w:left w:val="nil"/>
                                    <w:bottom w:val="nil"/>
                                    <w:right w:val="nil"/>
                                  </w:tcBorders>
                                </w:tcPr>
                                <w:p w14:paraId="28389385"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A04D86" w14:paraId="1775A50D" w14:textId="77777777">
                              <w:tc>
                                <w:tcPr>
                                  <w:tcW w:w="720" w:type="dxa"/>
                                  <w:tcBorders>
                                    <w:top w:val="nil"/>
                                    <w:left w:val="nil"/>
                                    <w:bottom w:val="nil"/>
                                    <w:right w:val="nil"/>
                                  </w:tcBorders>
                                </w:tcPr>
                                <w:p w14:paraId="58C92CC6" w14:textId="77777777" w:rsidR="00A04D86" w:rsidRDefault="00A04D86">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A04D86" w:rsidRDefault="00A04D86">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A04D86" w:rsidRDefault="00A04D86">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A04D86" w14:paraId="20E9BFC5" w14:textId="77777777">
                              <w:tc>
                                <w:tcPr>
                                  <w:tcW w:w="720" w:type="dxa"/>
                                  <w:tcBorders>
                                    <w:top w:val="nil"/>
                                    <w:left w:val="nil"/>
                                    <w:bottom w:val="nil"/>
                                    <w:right w:val="nil"/>
                                  </w:tcBorders>
                                </w:tcPr>
                                <w:p w14:paraId="1749A5F6" w14:textId="77777777" w:rsidR="00A04D86" w:rsidRDefault="00A04D86">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A04D86" w:rsidRDefault="00A04D86">
                                  <w:pPr>
                                    <w:rPr>
                                      <w:sz w:val="16"/>
                                      <w:szCs w:val="16"/>
                                    </w:rPr>
                                  </w:pPr>
                                  <w:r>
                                    <w:rPr>
                                      <w:sz w:val="16"/>
                                      <w:szCs w:val="16"/>
                                    </w:rPr>
                                    <w:t>permeability</w:t>
                                  </w:r>
                                </w:p>
                              </w:tc>
                              <w:tc>
                                <w:tcPr>
                                  <w:tcW w:w="2610" w:type="dxa"/>
                                  <w:tcBorders>
                                    <w:top w:val="nil"/>
                                    <w:left w:val="nil"/>
                                    <w:bottom w:val="nil"/>
                                    <w:right w:val="nil"/>
                                  </w:tcBorders>
                                </w:tcPr>
                                <w:p w14:paraId="1D796761"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A04D86" w:rsidRDefault="00A04D86">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A04D86" w14:paraId="38EA3F7C" w14:textId="77777777">
                              <w:tc>
                                <w:tcPr>
                                  <w:tcW w:w="720" w:type="dxa"/>
                                  <w:tcBorders>
                                    <w:top w:val="nil"/>
                                    <w:left w:val="nil"/>
                                    <w:bottom w:val="nil"/>
                                    <w:right w:val="nil"/>
                                  </w:tcBorders>
                                </w:tcPr>
                                <w:p w14:paraId="426EB392" w14:textId="77777777" w:rsidR="00A04D86" w:rsidRDefault="00A04D86">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A04D86" w:rsidRDefault="00A04D86">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A04D86" w:rsidRDefault="00A04D86">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A04D86" w14:paraId="48E4792A" w14:textId="77777777">
                              <w:tc>
                                <w:tcPr>
                                  <w:tcW w:w="720" w:type="dxa"/>
                                  <w:tcBorders>
                                    <w:top w:val="nil"/>
                                    <w:left w:val="nil"/>
                                    <w:bottom w:val="nil"/>
                                    <w:right w:val="nil"/>
                                  </w:tcBorders>
                                </w:tcPr>
                                <w:p w14:paraId="0D924A8C" w14:textId="77777777" w:rsidR="00A04D86" w:rsidRDefault="00A04D86">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A04D86" w:rsidRDefault="00A04D86">
                                  <w:pPr>
                                    <w:rPr>
                                      <w:sz w:val="16"/>
                                      <w:szCs w:val="16"/>
                                    </w:rPr>
                                  </w:pPr>
                                  <w:r>
                                    <w:rPr>
                                      <w:sz w:val="16"/>
                                      <w:szCs w:val="16"/>
                                    </w:rPr>
                                    <w:t>energy density</w:t>
                                  </w:r>
                                </w:p>
                              </w:tc>
                              <w:tc>
                                <w:tcPr>
                                  <w:tcW w:w="2610" w:type="dxa"/>
                                  <w:tcBorders>
                                    <w:top w:val="nil"/>
                                    <w:left w:val="nil"/>
                                    <w:bottom w:val="nil"/>
                                    <w:right w:val="nil"/>
                                  </w:tcBorders>
                                </w:tcPr>
                                <w:p w14:paraId="5493E5D2" w14:textId="77777777" w:rsidR="00A04D86" w:rsidRDefault="00A04D86">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A04D86" w14:paraId="2EB5CD47" w14:textId="77777777">
                              <w:trPr>
                                <w:trHeight w:val="279"/>
                              </w:trPr>
                              <w:tc>
                                <w:tcPr>
                                  <w:tcW w:w="720" w:type="dxa"/>
                                  <w:tcBorders>
                                    <w:top w:val="nil"/>
                                    <w:left w:val="nil"/>
                                    <w:bottom w:val="double" w:sz="6" w:space="0" w:color="auto"/>
                                    <w:right w:val="nil"/>
                                  </w:tcBorders>
                                </w:tcPr>
                                <w:p w14:paraId="00090BDD" w14:textId="77777777" w:rsidR="00A04D86" w:rsidRDefault="00A04D86">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A04D86" w:rsidRDefault="00A04D86">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A04D86" w:rsidRDefault="00A04D86" w:rsidP="00E97B99">
                            <w:pPr>
                              <w:pStyle w:val="Textodenotaderodap"/>
                            </w:pPr>
                            <w:r>
                              <w:t xml:space="preserve">Vertical lines are optional in tables. Statements that serve as captions for the entire table do not need footnote letters. </w:t>
                            </w:r>
                          </w:p>
                          <w:p w14:paraId="436183EB" w14:textId="6AE5581F" w:rsidR="00A04D86" w:rsidRDefault="00A04D86"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A04D86" w:rsidRDefault="00A04D86" w:rsidP="00E97B99">
                            <w:pPr>
                              <w:pStyle w:val="Textodenotaderodap"/>
                            </w:pPr>
                          </w:p>
                          <w:p w14:paraId="3E94A598" w14:textId="77777777" w:rsidR="00A04D86" w:rsidRDefault="00A04D86"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A04D86" w:rsidRDefault="00A04D86" w:rsidP="00E97B99">
                      <w:pPr>
                        <w:pStyle w:val="TableTitle"/>
                      </w:pPr>
                      <w:r>
                        <w:t>TABLE I</w:t>
                      </w:r>
                    </w:p>
                    <w:p w14:paraId="260385CA" w14:textId="77777777" w:rsidR="00A04D86" w:rsidRDefault="00A04D86"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A04D86"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A04D86" w:rsidRDefault="00A04D86">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A04D86" w:rsidRDefault="00A04D86">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A04D86" w:rsidRDefault="00A04D86">
                            <w:pPr>
                              <w:jc w:val="center"/>
                              <w:rPr>
                                <w:sz w:val="16"/>
                                <w:szCs w:val="16"/>
                              </w:rPr>
                            </w:pPr>
                            <w:r>
                              <w:rPr>
                                <w:sz w:val="16"/>
                                <w:szCs w:val="16"/>
                              </w:rPr>
                              <w:t>Conversion from Gaussian and</w:t>
                            </w:r>
                          </w:p>
                          <w:p w14:paraId="78370C6A" w14:textId="77777777" w:rsidR="00A04D86" w:rsidRDefault="00A04D86">
                            <w:pPr>
                              <w:jc w:val="center"/>
                              <w:rPr>
                                <w:sz w:val="16"/>
                                <w:szCs w:val="16"/>
                              </w:rPr>
                            </w:pPr>
                            <w:r>
                              <w:rPr>
                                <w:sz w:val="16"/>
                                <w:szCs w:val="16"/>
                              </w:rPr>
                              <w:t xml:space="preserve">CGS EMU to SI </w:t>
                            </w:r>
                            <w:r>
                              <w:rPr>
                                <w:sz w:val="16"/>
                                <w:szCs w:val="16"/>
                                <w:vertAlign w:val="superscript"/>
                              </w:rPr>
                              <w:t>a</w:t>
                            </w:r>
                          </w:p>
                        </w:tc>
                      </w:tr>
                      <w:tr w:rsidR="00A04D86" w14:paraId="56254485" w14:textId="77777777">
                        <w:tc>
                          <w:tcPr>
                            <w:tcW w:w="720" w:type="dxa"/>
                            <w:tcBorders>
                              <w:top w:val="nil"/>
                              <w:left w:val="nil"/>
                              <w:bottom w:val="nil"/>
                              <w:right w:val="nil"/>
                            </w:tcBorders>
                          </w:tcPr>
                          <w:p w14:paraId="3901A0F8" w14:textId="77777777" w:rsidR="00A04D86" w:rsidRDefault="00A04D86">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A04D86" w:rsidRDefault="00A04D86">
                            <w:pPr>
                              <w:rPr>
                                <w:sz w:val="16"/>
                                <w:szCs w:val="16"/>
                              </w:rPr>
                            </w:pPr>
                            <w:r>
                              <w:rPr>
                                <w:sz w:val="16"/>
                                <w:szCs w:val="16"/>
                              </w:rPr>
                              <w:t>magnetic flux</w:t>
                            </w:r>
                          </w:p>
                        </w:tc>
                        <w:tc>
                          <w:tcPr>
                            <w:tcW w:w="2610" w:type="dxa"/>
                            <w:tcBorders>
                              <w:top w:val="nil"/>
                              <w:left w:val="nil"/>
                              <w:bottom w:val="nil"/>
                              <w:right w:val="nil"/>
                            </w:tcBorders>
                          </w:tcPr>
                          <w:p w14:paraId="3CC46A0D" w14:textId="77777777" w:rsidR="00A04D86" w:rsidRDefault="00A04D86">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A04D86" w14:paraId="0236D4E6" w14:textId="77777777">
                        <w:tc>
                          <w:tcPr>
                            <w:tcW w:w="720" w:type="dxa"/>
                            <w:tcBorders>
                              <w:top w:val="nil"/>
                              <w:left w:val="nil"/>
                              <w:bottom w:val="nil"/>
                              <w:right w:val="nil"/>
                            </w:tcBorders>
                          </w:tcPr>
                          <w:p w14:paraId="6EC28D50" w14:textId="77777777" w:rsidR="00A04D86" w:rsidRDefault="00A04D86">
                            <w:pPr>
                              <w:rPr>
                                <w:i/>
                                <w:iCs/>
                                <w:sz w:val="16"/>
                                <w:szCs w:val="16"/>
                              </w:rPr>
                            </w:pPr>
                            <w:r>
                              <w:rPr>
                                <w:i/>
                                <w:iCs/>
                                <w:sz w:val="16"/>
                                <w:szCs w:val="16"/>
                              </w:rPr>
                              <w:t>B</w:t>
                            </w:r>
                          </w:p>
                        </w:tc>
                        <w:tc>
                          <w:tcPr>
                            <w:tcW w:w="1710" w:type="dxa"/>
                            <w:tcBorders>
                              <w:top w:val="nil"/>
                              <w:left w:val="nil"/>
                              <w:bottom w:val="nil"/>
                              <w:right w:val="nil"/>
                            </w:tcBorders>
                          </w:tcPr>
                          <w:p w14:paraId="38B41E97" w14:textId="77777777" w:rsidR="00A04D86" w:rsidRDefault="00A04D86">
                            <w:pPr>
                              <w:rPr>
                                <w:sz w:val="16"/>
                                <w:szCs w:val="16"/>
                              </w:rPr>
                            </w:pPr>
                            <w:r>
                              <w:rPr>
                                <w:sz w:val="16"/>
                                <w:szCs w:val="16"/>
                              </w:rPr>
                              <w:t xml:space="preserve">magnetic flux density, </w:t>
                            </w:r>
                          </w:p>
                          <w:p w14:paraId="71064950" w14:textId="77777777" w:rsidR="00A04D86" w:rsidRDefault="00A04D86">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A04D86" w:rsidRDefault="00A04D86">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A04D86" w14:paraId="07E6B477" w14:textId="77777777">
                        <w:tc>
                          <w:tcPr>
                            <w:tcW w:w="720" w:type="dxa"/>
                            <w:tcBorders>
                              <w:top w:val="nil"/>
                              <w:left w:val="nil"/>
                              <w:bottom w:val="nil"/>
                              <w:right w:val="nil"/>
                            </w:tcBorders>
                          </w:tcPr>
                          <w:p w14:paraId="0C922F8F" w14:textId="77777777" w:rsidR="00A04D86" w:rsidRDefault="00A04D86">
                            <w:pPr>
                              <w:rPr>
                                <w:i/>
                                <w:iCs/>
                                <w:sz w:val="16"/>
                                <w:szCs w:val="16"/>
                              </w:rPr>
                            </w:pPr>
                            <w:r>
                              <w:rPr>
                                <w:i/>
                                <w:iCs/>
                                <w:sz w:val="16"/>
                                <w:szCs w:val="16"/>
                              </w:rPr>
                              <w:t>H</w:t>
                            </w:r>
                          </w:p>
                        </w:tc>
                        <w:tc>
                          <w:tcPr>
                            <w:tcW w:w="1710" w:type="dxa"/>
                            <w:tcBorders>
                              <w:top w:val="nil"/>
                              <w:left w:val="nil"/>
                              <w:bottom w:val="nil"/>
                              <w:right w:val="nil"/>
                            </w:tcBorders>
                          </w:tcPr>
                          <w:p w14:paraId="5F3736AC" w14:textId="77777777" w:rsidR="00A04D86" w:rsidRDefault="00A04D86">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A04D86" w:rsidRDefault="00A04D86">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04D86" w:rsidRPr="004C3053" w14:paraId="7954DF7F" w14:textId="77777777">
                        <w:tc>
                          <w:tcPr>
                            <w:tcW w:w="720" w:type="dxa"/>
                            <w:tcBorders>
                              <w:top w:val="nil"/>
                              <w:left w:val="nil"/>
                              <w:bottom w:val="nil"/>
                              <w:right w:val="nil"/>
                            </w:tcBorders>
                          </w:tcPr>
                          <w:p w14:paraId="38A5EB0F" w14:textId="77777777" w:rsidR="00A04D86" w:rsidRDefault="00A04D86">
                            <w:pPr>
                              <w:rPr>
                                <w:i/>
                                <w:iCs/>
                                <w:sz w:val="16"/>
                                <w:szCs w:val="16"/>
                              </w:rPr>
                            </w:pPr>
                            <w:r>
                              <w:rPr>
                                <w:i/>
                                <w:iCs/>
                                <w:sz w:val="16"/>
                                <w:szCs w:val="16"/>
                              </w:rPr>
                              <w:t>m</w:t>
                            </w:r>
                          </w:p>
                        </w:tc>
                        <w:tc>
                          <w:tcPr>
                            <w:tcW w:w="1710" w:type="dxa"/>
                            <w:tcBorders>
                              <w:top w:val="nil"/>
                              <w:left w:val="nil"/>
                              <w:bottom w:val="nil"/>
                              <w:right w:val="nil"/>
                            </w:tcBorders>
                          </w:tcPr>
                          <w:p w14:paraId="50377045" w14:textId="77777777" w:rsidR="00A04D86" w:rsidRDefault="00A04D86">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A04D86" w:rsidRPr="00706004" w:rsidRDefault="00A04D86">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A04D86" w:rsidRPr="004C3053" w14:paraId="5EB70BD1" w14:textId="77777777">
                        <w:tc>
                          <w:tcPr>
                            <w:tcW w:w="720" w:type="dxa"/>
                            <w:tcBorders>
                              <w:top w:val="nil"/>
                              <w:left w:val="nil"/>
                              <w:bottom w:val="nil"/>
                              <w:right w:val="nil"/>
                            </w:tcBorders>
                          </w:tcPr>
                          <w:p w14:paraId="480F045F" w14:textId="77777777" w:rsidR="00A04D86" w:rsidRDefault="00A04D86">
                            <w:pPr>
                              <w:rPr>
                                <w:i/>
                                <w:iCs/>
                                <w:sz w:val="16"/>
                                <w:szCs w:val="16"/>
                              </w:rPr>
                            </w:pPr>
                            <w:r>
                              <w:rPr>
                                <w:i/>
                                <w:iCs/>
                                <w:sz w:val="16"/>
                                <w:szCs w:val="16"/>
                              </w:rPr>
                              <w:t>M</w:t>
                            </w:r>
                          </w:p>
                        </w:tc>
                        <w:tc>
                          <w:tcPr>
                            <w:tcW w:w="1710" w:type="dxa"/>
                            <w:tcBorders>
                              <w:top w:val="nil"/>
                              <w:left w:val="nil"/>
                              <w:bottom w:val="nil"/>
                              <w:right w:val="nil"/>
                            </w:tcBorders>
                          </w:tcPr>
                          <w:p w14:paraId="03278675" w14:textId="77777777" w:rsidR="00A04D86" w:rsidRDefault="00A04D86">
                            <w:pPr>
                              <w:rPr>
                                <w:sz w:val="16"/>
                                <w:szCs w:val="16"/>
                              </w:rPr>
                            </w:pPr>
                            <w:r>
                              <w:rPr>
                                <w:sz w:val="16"/>
                                <w:szCs w:val="16"/>
                              </w:rPr>
                              <w:t>magnetization</w:t>
                            </w:r>
                          </w:p>
                        </w:tc>
                        <w:tc>
                          <w:tcPr>
                            <w:tcW w:w="2610" w:type="dxa"/>
                            <w:tcBorders>
                              <w:top w:val="nil"/>
                              <w:left w:val="nil"/>
                              <w:bottom w:val="nil"/>
                              <w:right w:val="nil"/>
                            </w:tcBorders>
                          </w:tcPr>
                          <w:p w14:paraId="1E5DF718" w14:textId="77777777" w:rsidR="00A04D86" w:rsidRPr="00706004" w:rsidRDefault="00A04D86">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A04D86" w14:paraId="1A937312" w14:textId="77777777">
                        <w:tc>
                          <w:tcPr>
                            <w:tcW w:w="720" w:type="dxa"/>
                            <w:tcBorders>
                              <w:top w:val="nil"/>
                              <w:left w:val="nil"/>
                              <w:bottom w:val="nil"/>
                              <w:right w:val="nil"/>
                            </w:tcBorders>
                          </w:tcPr>
                          <w:p w14:paraId="2F4D3149" w14:textId="77777777" w:rsidR="00A04D86" w:rsidRDefault="00A04D86">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A04D86" w:rsidRDefault="00A04D86">
                            <w:pPr>
                              <w:rPr>
                                <w:sz w:val="16"/>
                                <w:szCs w:val="16"/>
                              </w:rPr>
                            </w:pPr>
                            <w:r>
                              <w:rPr>
                                <w:sz w:val="16"/>
                                <w:szCs w:val="16"/>
                              </w:rPr>
                              <w:t>magnetization</w:t>
                            </w:r>
                          </w:p>
                        </w:tc>
                        <w:tc>
                          <w:tcPr>
                            <w:tcW w:w="2610" w:type="dxa"/>
                            <w:tcBorders>
                              <w:top w:val="nil"/>
                              <w:left w:val="nil"/>
                              <w:bottom w:val="nil"/>
                              <w:right w:val="nil"/>
                            </w:tcBorders>
                          </w:tcPr>
                          <w:p w14:paraId="2827D141" w14:textId="77777777" w:rsidR="00A04D86" w:rsidRDefault="00A04D86">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04D86" w14:paraId="53CAEFCB" w14:textId="77777777">
                        <w:tc>
                          <w:tcPr>
                            <w:tcW w:w="720" w:type="dxa"/>
                            <w:tcBorders>
                              <w:top w:val="nil"/>
                              <w:left w:val="nil"/>
                              <w:bottom w:val="nil"/>
                              <w:right w:val="nil"/>
                            </w:tcBorders>
                          </w:tcPr>
                          <w:p w14:paraId="25B245D1" w14:textId="77777777" w:rsidR="00A04D86" w:rsidRDefault="00A04D86">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A04D86" w:rsidRDefault="00A04D86">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A04D86" w:rsidRDefault="00A04D86">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A04D86" w:rsidRPr="004C3053" w14:paraId="543610FD" w14:textId="77777777">
                        <w:tc>
                          <w:tcPr>
                            <w:tcW w:w="720" w:type="dxa"/>
                            <w:tcBorders>
                              <w:top w:val="nil"/>
                              <w:left w:val="nil"/>
                              <w:bottom w:val="nil"/>
                              <w:right w:val="nil"/>
                            </w:tcBorders>
                          </w:tcPr>
                          <w:p w14:paraId="2B5E221A" w14:textId="77777777" w:rsidR="00A04D86" w:rsidRDefault="00A04D86">
                            <w:pPr>
                              <w:rPr>
                                <w:i/>
                                <w:iCs/>
                                <w:sz w:val="16"/>
                                <w:szCs w:val="16"/>
                              </w:rPr>
                            </w:pPr>
                            <w:r>
                              <w:rPr>
                                <w:i/>
                                <w:iCs/>
                                <w:sz w:val="16"/>
                                <w:szCs w:val="16"/>
                              </w:rPr>
                              <w:t>j</w:t>
                            </w:r>
                          </w:p>
                        </w:tc>
                        <w:tc>
                          <w:tcPr>
                            <w:tcW w:w="1710" w:type="dxa"/>
                            <w:tcBorders>
                              <w:top w:val="nil"/>
                              <w:left w:val="nil"/>
                              <w:bottom w:val="nil"/>
                              <w:right w:val="nil"/>
                            </w:tcBorders>
                          </w:tcPr>
                          <w:p w14:paraId="554F13BD" w14:textId="77777777" w:rsidR="00A04D86" w:rsidRDefault="00A04D86">
                            <w:pPr>
                              <w:rPr>
                                <w:sz w:val="16"/>
                                <w:szCs w:val="16"/>
                              </w:rPr>
                            </w:pPr>
                            <w:r>
                              <w:rPr>
                                <w:sz w:val="16"/>
                                <w:szCs w:val="16"/>
                              </w:rPr>
                              <w:t xml:space="preserve">magnetic dipole </w:t>
                            </w:r>
                          </w:p>
                          <w:p w14:paraId="55B520C3" w14:textId="77777777" w:rsidR="00A04D86" w:rsidRDefault="00A04D86">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A04D86" w:rsidRPr="00706004" w:rsidRDefault="00A04D86">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A04D86" w:rsidRPr="004C3053" w14:paraId="3D1AF801" w14:textId="77777777">
                        <w:tc>
                          <w:tcPr>
                            <w:tcW w:w="720" w:type="dxa"/>
                            <w:tcBorders>
                              <w:top w:val="nil"/>
                              <w:left w:val="nil"/>
                              <w:bottom w:val="nil"/>
                              <w:right w:val="nil"/>
                            </w:tcBorders>
                          </w:tcPr>
                          <w:p w14:paraId="3936A283" w14:textId="77777777" w:rsidR="00A04D86" w:rsidRDefault="00A04D86">
                            <w:pPr>
                              <w:rPr>
                                <w:i/>
                                <w:iCs/>
                                <w:sz w:val="16"/>
                                <w:szCs w:val="16"/>
                              </w:rPr>
                            </w:pPr>
                            <w:r>
                              <w:rPr>
                                <w:i/>
                                <w:iCs/>
                                <w:sz w:val="16"/>
                                <w:szCs w:val="16"/>
                              </w:rPr>
                              <w:t>J</w:t>
                            </w:r>
                          </w:p>
                        </w:tc>
                        <w:tc>
                          <w:tcPr>
                            <w:tcW w:w="1710" w:type="dxa"/>
                            <w:tcBorders>
                              <w:top w:val="nil"/>
                              <w:left w:val="nil"/>
                              <w:bottom w:val="nil"/>
                              <w:right w:val="nil"/>
                            </w:tcBorders>
                          </w:tcPr>
                          <w:p w14:paraId="000544F3" w14:textId="77777777" w:rsidR="00A04D86" w:rsidRDefault="00A04D86">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A04D86" w:rsidRPr="00706004" w:rsidRDefault="00A04D86">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A04D86" w:rsidRPr="00706004" w:rsidRDefault="00A04D86">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A04D86" w14:paraId="1D80299D" w14:textId="77777777">
                        <w:tc>
                          <w:tcPr>
                            <w:tcW w:w="720" w:type="dxa"/>
                            <w:tcBorders>
                              <w:top w:val="nil"/>
                              <w:left w:val="nil"/>
                              <w:bottom w:val="nil"/>
                              <w:right w:val="nil"/>
                            </w:tcBorders>
                          </w:tcPr>
                          <w:p w14:paraId="4EA90266" w14:textId="77777777" w:rsidR="00A04D86" w:rsidRDefault="00A04D86">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A04D86" w:rsidRDefault="00A04D86">
                            <w:pPr>
                              <w:rPr>
                                <w:sz w:val="16"/>
                                <w:szCs w:val="16"/>
                              </w:rPr>
                            </w:pPr>
                            <w:r>
                              <w:rPr>
                                <w:sz w:val="16"/>
                                <w:szCs w:val="16"/>
                              </w:rPr>
                              <w:t>susceptibility</w:t>
                            </w:r>
                          </w:p>
                        </w:tc>
                        <w:tc>
                          <w:tcPr>
                            <w:tcW w:w="2610" w:type="dxa"/>
                            <w:tcBorders>
                              <w:top w:val="nil"/>
                              <w:left w:val="nil"/>
                              <w:bottom w:val="nil"/>
                              <w:right w:val="nil"/>
                            </w:tcBorders>
                          </w:tcPr>
                          <w:p w14:paraId="28389385"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A04D86" w14:paraId="1775A50D" w14:textId="77777777">
                        <w:tc>
                          <w:tcPr>
                            <w:tcW w:w="720" w:type="dxa"/>
                            <w:tcBorders>
                              <w:top w:val="nil"/>
                              <w:left w:val="nil"/>
                              <w:bottom w:val="nil"/>
                              <w:right w:val="nil"/>
                            </w:tcBorders>
                          </w:tcPr>
                          <w:p w14:paraId="58C92CC6" w14:textId="77777777" w:rsidR="00A04D86" w:rsidRDefault="00A04D86">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A04D86" w:rsidRDefault="00A04D86">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A04D86" w:rsidRDefault="00A04D86">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A04D86" w14:paraId="20E9BFC5" w14:textId="77777777">
                        <w:tc>
                          <w:tcPr>
                            <w:tcW w:w="720" w:type="dxa"/>
                            <w:tcBorders>
                              <w:top w:val="nil"/>
                              <w:left w:val="nil"/>
                              <w:bottom w:val="nil"/>
                              <w:right w:val="nil"/>
                            </w:tcBorders>
                          </w:tcPr>
                          <w:p w14:paraId="1749A5F6" w14:textId="77777777" w:rsidR="00A04D86" w:rsidRDefault="00A04D86">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A04D86" w:rsidRDefault="00A04D86">
                            <w:pPr>
                              <w:rPr>
                                <w:sz w:val="16"/>
                                <w:szCs w:val="16"/>
                              </w:rPr>
                            </w:pPr>
                            <w:r>
                              <w:rPr>
                                <w:sz w:val="16"/>
                                <w:szCs w:val="16"/>
                              </w:rPr>
                              <w:t>permeability</w:t>
                            </w:r>
                          </w:p>
                        </w:tc>
                        <w:tc>
                          <w:tcPr>
                            <w:tcW w:w="2610" w:type="dxa"/>
                            <w:tcBorders>
                              <w:top w:val="nil"/>
                              <w:left w:val="nil"/>
                              <w:bottom w:val="nil"/>
                              <w:right w:val="nil"/>
                            </w:tcBorders>
                          </w:tcPr>
                          <w:p w14:paraId="1D796761"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A04D86" w:rsidRDefault="00A04D86">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A04D86" w14:paraId="38EA3F7C" w14:textId="77777777">
                        <w:tc>
                          <w:tcPr>
                            <w:tcW w:w="720" w:type="dxa"/>
                            <w:tcBorders>
                              <w:top w:val="nil"/>
                              <w:left w:val="nil"/>
                              <w:bottom w:val="nil"/>
                              <w:right w:val="nil"/>
                            </w:tcBorders>
                          </w:tcPr>
                          <w:p w14:paraId="426EB392" w14:textId="77777777" w:rsidR="00A04D86" w:rsidRDefault="00A04D86">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A04D86" w:rsidRDefault="00A04D86">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A04D86" w:rsidRDefault="00A04D86">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A04D86" w14:paraId="48E4792A" w14:textId="77777777">
                        <w:tc>
                          <w:tcPr>
                            <w:tcW w:w="720" w:type="dxa"/>
                            <w:tcBorders>
                              <w:top w:val="nil"/>
                              <w:left w:val="nil"/>
                              <w:bottom w:val="nil"/>
                              <w:right w:val="nil"/>
                            </w:tcBorders>
                          </w:tcPr>
                          <w:p w14:paraId="0D924A8C" w14:textId="77777777" w:rsidR="00A04D86" w:rsidRDefault="00A04D86">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A04D86" w:rsidRDefault="00A04D86">
                            <w:pPr>
                              <w:rPr>
                                <w:sz w:val="16"/>
                                <w:szCs w:val="16"/>
                              </w:rPr>
                            </w:pPr>
                            <w:r>
                              <w:rPr>
                                <w:sz w:val="16"/>
                                <w:szCs w:val="16"/>
                              </w:rPr>
                              <w:t>energy density</w:t>
                            </w:r>
                          </w:p>
                        </w:tc>
                        <w:tc>
                          <w:tcPr>
                            <w:tcW w:w="2610" w:type="dxa"/>
                            <w:tcBorders>
                              <w:top w:val="nil"/>
                              <w:left w:val="nil"/>
                              <w:bottom w:val="nil"/>
                              <w:right w:val="nil"/>
                            </w:tcBorders>
                          </w:tcPr>
                          <w:p w14:paraId="5493E5D2" w14:textId="77777777" w:rsidR="00A04D86" w:rsidRDefault="00A04D86">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A04D86" w14:paraId="2EB5CD47" w14:textId="77777777">
                        <w:trPr>
                          <w:trHeight w:val="279"/>
                        </w:trPr>
                        <w:tc>
                          <w:tcPr>
                            <w:tcW w:w="720" w:type="dxa"/>
                            <w:tcBorders>
                              <w:top w:val="nil"/>
                              <w:left w:val="nil"/>
                              <w:bottom w:val="double" w:sz="6" w:space="0" w:color="auto"/>
                              <w:right w:val="nil"/>
                            </w:tcBorders>
                          </w:tcPr>
                          <w:p w14:paraId="00090BDD" w14:textId="77777777" w:rsidR="00A04D86" w:rsidRDefault="00A04D86">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A04D86" w:rsidRDefault="00A04D86">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A04D86" w:rsidRDefault="00A04D86">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A04D86" w:rsidRDefault="00A04D86" w:rsidP="00E97B99">
                      <w:pPr>
                        <w:pStyle w:val="Textodenotaderodap"/>
                      </w:pPr>
                      <w:r>
                        <w:t xml:space="preserve">Vertical lines are optional in tables. Statements that serve as captions for the entire table do not need footnote letters. </w:t>
                      </w:r>
                    </w:p>
                    <w:p w14:paraId="436183EB" w14:textId="6AE5581F" w:rsidR="00A04D86" w:rsidRDefault="00A04D86"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A04D86" w:rsidRDefault="00A04D86" w:rsidP="00E97B99">
                      <w:pPr>
                        <w:pStyle w:val="Textodenotaderodap"/>
                      </w:pPr>
                    </w:p>
                    <w:p w14:paraId="3E94A598" w14:textId="77777777" w:rsidR="00A04D86" w:rsidRDefault="00A04D86" w:rsidP="00E97B99"/>
                  </w:txbxContent>
                </v:textbox>
                <w10:wrap type="square" anchorx="margin" anchory="margin"/>
              </v:shape>
            </w:pict>
          </mc:Fallback>
        </mc:AlternateContent>
      </w:r>
    </w:p>
    <w:p w14:paraId="194618F8" w14:textId="77777777" w:rsidR="001B36B1" w:rsidRPr="00E857A2" w:rsidRDefault="001B36B1" w:rsidP="001B36B1">
      <w:pPr>
        <w:pStyle w:val="Ttulo1"/>
      </w:pPr>
      <w:r w:rsidRPr="00E857A2">
        <w:t>Guidelines for Graphics Preparation</w:t>
      </w:r>
      <w:r>
        <w:t xml:space="preserve"> </w:t>
      </w:r>
      <w:r w:rsidR="009E484E">
        <w:br/>
      </w:r>
      <w:r>
        <w:t>and Submission</w:t>
      </w:r>
    </w:p>
    <w:p w14:paraId="31389186" w14:textId="77777777" w:rsidR="001B36B1" w:rsidRPr="00E857A2" w:rsidRDefault="001B36B1" w:rsidP="001F4C5C">
      <w:pPr>
        <w:pStyle w:val="Ttulo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Ttulo3"/>
        <w:jc w:val="both"/>
        <w:rPr>
          <w:rStyle w:val="Ttulo2Char"/>
          <w:rFonts w:ascii="Times" w:hAnsi="Times" w:cs="Verdana"/>
          <w:i/>
          <w:color w:val="000000" w:themeColor="text1"/>
        </w:rPr>
      </w:pPr>
      <w:r w:rsidRPr="005052CD">
        <w:rPr>
          <w:rStyle w:val="Ttulo2Char"/>
          <w:i/>
        </w:rPr>
        <w:t>Color/Grayscale figures</w:t>
      </w:r>
    </w:p>
    <w:p w14:paraId="5906BB1E" w14:textId="77777777" w:rsidR="001B36B1" w:rsidRPr="001F4C5C" w:rsidRDefault="0013354F"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Ttulo3"/>
        <w:jc w:val="both"/>
        <w:rPr>
          <w:rStyle w:val="Ttulo2Char"/>
          <w:rFonts w:ascii="Times" w:hAnsi="Times" w:cs="Verdana"/>
          <w:i/>
          <w:iCs/>
          <w:color w:val="000000" w:themeColor="text1"/>
        </w:rPr>
      </w:pPr>
      <w:proofErr w:type="spellStart"/>
      <w:r w:rsidRPr="005052CD">
        <w:rPr>
          <w:rStyle w:val="Ttulo2Char"/>
          <w:i/>
        </w:rPr>
        <w:t>Lineart</w:t>
      </w:r>
      <w:proofErr w:type="spellEnd"/>
      <w:r w:rsidRPr="005052CD">
        <w:rPr>
          <w:rStyle w:val="Ttulo2Char"/>
          <w:i/>
        </w:rPr>
        <w:t xml:space="preserve"> figures</w:t>
      </w:r>
    </w:p>
    <w:p w14:paraId="66E96ED0"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Ttulo3"/>
        <w:jc w:val="both"/>
        <w:rPr>
          <w:rStyle w:val="BodyText2"/>
          <w:rFonts w:ascii="Times" w:hAnsi="Times"/>
          <w:i w:val="0"/>
          <w:iCs w:val="0"/>
          <w:color w:val="000000" w:themeColor="text1"/>
          <w:sz w:val="20"/>
          <w:szCs w:val="20"/>
        </w:rPr>
      </w:pPr>
      <w:r>
        <w:rPr>
          <w:rStyle w:val="Ttulo2Char"/>
          <w:i/>
        </w:rPr>
        <w:t>Author p</w:t>
      </w:r>
      <w:r w:rsidR="001B36B1" w:rsidRPr="005052CD">
        <w:rPr>
          <w:rStyle w:val="Ttulo2Char"/>
          <w:i/>
        </w:rPr>
        <w:t>hotos</w:t>
      </w:r>
    </w:p>
    <w:p w14:paraId="3B914AD8"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Ttulo3"/>
        <w:jc w:val="both"/>
        <w:rPr>
          <w:rStyle w:val="BodyText2"/>
          <w:rFonts w:ascii="Times" w:hAnsi="Times"/>
          <w:i w:val="0"/>
          <w:iCs w:val="0"/>
          <w:color w:val="000000" w:themeColor="text1"/>
          <w:sz w:val="20"/>
          <w:szCs w:val="20"/>
        </w:rPr>
      </w:pPr>
      <w:r w:rsidRPr="005052CD">
        <w:rPr>
          <w:rStyle w:val="Ttulo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Ttulo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Ttulo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Ttulo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Ttulo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lastRenderedPageBreak/>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Ttulo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Ttulo2"/>
      </w:pPr>
      <w:r w:rsidRPr="00E857A2">
        <w:t>Using Labels Within Figures</w:t>
      </w:r>
    </w:p>
    <w:p w14:paraId="13F063DE" w14:textId="71BA7D97" w:rsidR="001B36B1" w:rsidRPr="00E857A2" w:rsidRDefault="009F40FB" w:rsidP="001F4C5C">
      <w:pPr>
        <w:pStyle w:val="Ttulo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6pt" o:ole="" fillcolor="window">
            <v:imagedata r:id="rId18" o:title=""/>
          </v:shape>
          <o:OLEObject Type="Embed" ProgID="Equation.3" ShapeID="_x0000_i1025" DrawAspect="Content" ObjectID="_1542234516" r:id="rId19"/>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Ttulo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Ttulo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w:t>
      </w:r>
      <w:r w:rsidRPr="001F4C5C">
        <w:rPr>
          <w:rStyle w:val="BodyText2"/>
          <w:rFonts w:ascii="Times" w:hAnsi="Times"/>
          <w:color w:val="000000" w:themeColor="text1"/>
          <w:sz w:val="20"/>
          <w:szCs w:val="20"/>
        </w:rPr>
        <w:t xml:space="preserve">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Ttulo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Ttulo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0" w:history="1">
        <w:r w:rsidRPr="00E857A2">
          <w:rPr>
            <w:rStyle w:val="Hyperlink"/>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1"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Ttulo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Ttulo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Ttulo1"/>
        <w:jc w:val="both"/>
      </w:pPr>
      <w:r>
        <w:lastRenderedPageBreak/>
        <w:t>Conclusion</w:t>
      </w:r>
    </w:p>
    <w:p w14:paraId="5BC5F17B" w14:textId="77777777" w:rsidR="00E97402" w:rsidRPr="00CD684F" w:rsidRDefault="00E97402" w:rsidP="00CD684F">
      <w:pPr>
        <w:pStyle w:val="Ttulo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Ttulo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Ttulo2"/>
      </w:pPr>
      <w:r>
        <w:t>Footnotes</w:t>
      </w:r>
    </w:p>
    <w:p w14:paraId="7D4B8476" w14:textId="77777777" w:rsidR="00C075EF" w:rsidRDefault="00C075EF" w:rsidP="00C075EF">
      <w:pPr>
        <w:pStyle w:val="Text"/>
      </w:pPr>
      <w:r>
        <w:t>Number footnotes separately in superscripts (Insert | Footnote).</w:t>
      </w:r>
      <w:r>
        <w:rPr>
          <w:rStyle w:val="Refdenotaderodap"/>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Ttulo1"/>
      </w:pPr>
      <w:r>
        <w:t>Submitting Your P</w:t>
      </w:r>
      <w:r w:rsidR="009C7D17">
        <w:t>aper for Review</w:t>
      </w:r>
    </w:p>
    <w:p w14:paraId="2A21A039" w14:textId="0141A520" w:rsidR="009C7D17" w:rsidRDefault="00EE6FFC" w:rsidP="009C7D17">
      <w:pPr>
        <w:pStyle w:val="Ttulo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Ttulo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Ttulo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2"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w:t>
      </w:r>
      <w:r w:rsidRPr="001C50D7">
        <w:rPr>
          <w:color w:val="000000"/>
        </w:rPr>
        <w:lastRenderedPageBreak/>
        <w:t xml:space="preserve">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Ttulo2"/>
      </w:pPr>
      <w:r>
        <w:t xml:space="preserve">Final Stage Using </w:t>
      </w:r>
      <w:proofErr w:type="spellStart"/>
      <w:r>
        <w:t>ScholarOne</w:t>
      </w:r>
      <w:proofErr w:type="spellEnd"/>
      <w:r>
        <w:t xml:space="preserv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Ttulo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3"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Ttulo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w:t>
      </w:r>
      <w:r>
        <w:t xml:space="preserve">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4"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Ttulo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lastRenderedPageBreak/>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5"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6"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7"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8"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29"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lastRenderedPageBreak/>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t-BR" w:eastAsia="pt-BR"/>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t-BR" w:eastAsia="pt-BR"/>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t-BR" w:eastAsia="pt-BR"/>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E29606" w14:textId="77777777" w:rsidR="003A7E21" w:rsidRDefault="003A7E21">
      <w:r>
        <w:separator/>
      </w:r>
    </w:p>
  </w:endnote>
  <w:endnote w:type="continuationSeparator" w:id="0">
    <w:p w14:paraId="20F1C16C" w14:textId="77777777" w:rsidR="003A7E21" w:rsidRDefault="003A7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05197" w14:textId="77777777" w:rsidR="003A7E21" w:rsidRDefault="003A7E21"/>
  </w:footnote>
  <w:footnote w:type="continuationSeparator" w:id="0">
    <w:p w14:paraId="018A640E" w14:textId="77777777" w:rsidR="003A7E21" w:rsidRDefault="003A7E21">
      <w:r>
        <w:continuationSeparator/>
      </w:r>
    </w:p>
  </w:footnote>
  <w:footnote w:id="1">
    <w:p w14:paraId="3BB80BC9" w14:textId="791E436B" w:rsidR="00A04D86" w:rsidRDefault="00A04D86" w:rsidP="0090608B">
      <w:pPr>
        <w:pStyle w:val="Textodenotaderodap"/>
        <w:ind w:firstLine="0"/>
      </w:pPr>
    </w:p>
  </w:footnote>
  <w:footnote w:id="2">
    <w:p w14:paraId="5525955B" w14:textId="77777777" w:rsidR="00A04D86" w:rsidRDefault="00A04D86" w:rsidP="00C075EF">
      <w:pPr>
        <w:pStyle w:val="Textodenotaderodap"/>
      </w:pPr>
      <w:r>
        <w:rPr>
          <w:rStyle w:val="Refdenotaderodap"/>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6E9BDD68" w:rsidR="00A04D86" w:rsidRDefault="00A04D86">
    <w:pPr>
      <w:framePr w:wrap="auto" w:vAnchor="text" w:hAnchor="margin" w:xAlign="right" w:y="1"/>
    </w:pPr>
    <w:r>
      <w:fldChar w:fldCharType="begin"/>
    </w:r>
    <w:r>
      <w:instrText xml:space="preserve">PAGE  </w:instrText>
    </w:r>
    <w:r>
      <w:fldChar w:fldCharType="separate"/>
    </w:r>
    <w:r w:rsidR="00C65997">
      <w:rPr>
        <w:noProof/>
      </w:rPr>
      <w:t>10</w:t>
    </w:r>
    <w:r>
      <w:fldChar w:fldCharType="end"/>
    </w:r>
  </w:p>
  <w:p w14:paraId="2D5740AD" w14:textId="77777777" w:rsidR="00A04D86" w:rsidRDefault="00A04D8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73A"/>
    <w:rsid w:val="00042E13"/>
    <w:rsid w:val="00091F0B"/>
    <w:rsid w:val="000A168B"/>
    <w:rsid w:val="000C7304"/>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08"/>
    <w:rsid w:val="00392DBA"/>
    <w:rsid w:val="003A0409"/>
    <w:rsid w:val="003A7E21"/>
    <w:rsid w:val="003C3322"/>
    <w:rsid w:val="003C62A5"/>
    <w:rsid w:val="003C68C2"/>
    <w:rsid w:val="003D4CAE"/>
    <w:rsid w:val="003F26BD"/>
    <w:rsid w:val="003F52AD"/>
    <w:rsid w:val="0043144F"/>
    <w:rsid w:val="00431BFA"/>
    <w:rsid w:val="004353CF"/>
    <w:rsid w:val="004631BC"/>
    <w:rsid w:val="00484761"/>
    <w:rsid w:val="00484DD5"/>
    <w:rsid w:val="004862ED"/>
    <w:rsid w:val="004C0BEB"/>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59D4"/>
    <w:rsid w:val="008D69E9"/>
    <w:rsid w:val="008E0645"/>
    <w:rsid w:val="008F594A"/>
    <w:rsid w:val="00904C7E"/>
    <w:rsid w:val="0090608B"/>
    <w:rsid w:val="0091035B"/>
    <w:rsid w:val="009139D8"/>
    <w:rsid w:val="00922F96"/>
    <w:rsid w:val="00930EE0"/>
    <w:rsid w:val="009463CC"/>
    <w:rsid w:val="00981E0D"/>
    <w:rsid w:val="00987FB8"/>
    <w:rsid w:val="00990DC5"/>
    <w:rsid w:val="009A1F6E"/>
    <w:rsid w:val="009C7D17"/>
    <w:rsid w:val="009E484E"/>
    <w:rsid w:val="009E75A5"/>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0E949C0-1450-4E35-91F0-36BC1EE1E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hyperlink" Target="http://www.halcyon.com/pub/journals/21ps03-vidmar" TargetMode="External"/><Relationship Id="rId3" Type="http://schemas.openxmlformats.org/officeDocument/2006/relationships/styles" Target="styles.xml"/><Relationship Id="rId21" Type="http://schemas.openxmlformats.org/officeDocument/2006/relationships/hyperlink" Target="mailto:graphics@iee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5" Type="http://schemas.openxmlformats.org/officeDocument/2006/relationships/hyperlink" Target="http://www.at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graphicsqc.ieee.org/" TargetMode="External"/><Relationship Id="rId29"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eee.org/web/publications/authors/transjnl/index.html" TargetMode="External"/><Relationship Id="rId32"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eee.org/copyright" TargetMode="External"/><Relationship Id="rId28" Type="http://schemas.openxmlformats.org/officeDocument/2006/relationships/hyperlink" Target="http://www.amdahl.com/doc/products/bsg/intra/infra/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0.tif"/><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hyperlink" Target="http://www.ieee.org/publications_standards/publications/authors/authors_submission.html" TargetMode="External"/><Relationship Id="rId27" Type="http://schemas.openxmlformats.org/officeDocument/2006/relationships/hyperlink" Target="http://home.process.com/Intranets/wp2.htp" TargetMode="External"/><Relationship Id="rId30" Type="http://schemas.openxmlformats.org/officeDocument/2006/relationships/image" Target="media/image9.tif"/><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6247F-0EDB-493D-990C-C5C5CAED0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Pages>
  <Words>7117</Words>
  <Characters>38436</Characters>
  <Application>Microsoft Office Word</Application>
  <DocSecurity>0</DocSecurity>
  <Lines>320</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45463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17</cp:revision>
  <cp:lastPrinted>2012-08-02T18:53:00Z</cp:lastPrinted>
  <dcterms:created xsi:type="dcterms:W3CDTF">2016-11-28T23:53:00Z</dcterms:created>
  <dcterms:modified xsi:type="dcterms:W3CDTF">2016-12-03T03:42:00Z</dcterms:modified>
</cp:coreProperties>
</file>