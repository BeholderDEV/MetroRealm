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w:t>
      </w:r>
      <w:proofErr w:type="gramStart"/>
      <w:r w:rsidR="00171D91">
        <w:rPr>
          <w:lang w:val="pt-BR"/>
        </w:rPr>
        <w:t>Navegantes próxima</w:t>
      </w:r>
      <w:proofErr w:type="gramEnd"/>
      <w:r w:rsidR="00171D91">
        <w:rPr>
          <w:lang w:val="pt-BR"/>
        </w:rPr>
        <w:t xml:space="preserve">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 xml:space="preserve">eves, Alisson </w:t>
      </w:r>
      <w:proofErr w:type="spellStart"/>
      <w:r w:rsidR="00CD18A5" w:rsidRPr="00CD18A5">
        <w:rPr>
          <w:lang w:val="pt-BR"/>
        </w:rPr>
        <w:t>Steffens</w:t>
      </w:r>
      <w:proofErr w:type="spellEnd"/>
      <w:r w:rsidR="00CD18A5" w:rsidRPr="00CD18A5">
        <w:rPr>
          <w:lang w:val="pt-BR"/>
        </w:rPr>
        <w:t xml:space="preserve"> Henrique e</w:t>
      </w:r>
      <w:r w:rsidRPr="00CD18A5">
        <w:rPr>
          <w:lang w:val="pt-BR"/>
        </w:rPr>
        <w:t xml:space="preserve"> Augusto </w:t>
      </w:r>
      <w:proofErr w:type="spellStart"/>
      <w:proofErr w:type="gramStart"/>
      <w:r w:rsidRPr="00CD18A5">
        <w:rPr>
          <w:lang w:val="pt-BR"/>
        </w:rPr>
        <w:t>Plus</w:t>
      </w:r>
      <w:r w:rsidR="00CD18A5" w:rsidRPr="00CD18A5">
        <w:rPr>
          <w:lang w:val="pt-BR"/>
        </w:rPr>
        <w:t>c</w:t>
      </w:r>
      <w:r w:rsidRPr="00CD18A5">
        <w:rPr>
          <w:lang w:val="pt-BR"/>
        </w:rPr>
        <w:t>hkat</w:t>
      </w:r>
      <w:proofErr w:type="spellEnd"/>
      <w:proofErr w:type="gramEnd"/>
    </w:p>
    <w:p w14:paraId="23345CB3" w14:textId="7978C4A4" w:rsidR="00E97402" w:rsidRDefault="00E97402">
      <w:pPr>
        <w:pStyle w:val="Abstract"/>
      </w:pPr>
      <w:r>
        <w:rPr>
          <w:i/>
          <w:iCs/>
        </w:rPr>
        <w:t>Abstract</w:t>
      </w:r>
      <w:r>
        <w:t>—</w:t>
      </w:r>
      <w:proofErr w:type="gramStart"/>
      <w:r>
        <w:t>These</w:t>
      </w:r>
      <w:proofErr w:type="gramEnd"/>
      <w:r>
        <w:t xml:space="preserv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proofErr w:type="gramStart"/>
      <w:r w:rsidR="00D5536F">
        <w:t>Enter</w:t>
      </w:r>
      <w:proofErr w:type="gramEnd"/>
      <w:r w:rsidR="00D5536F">
        <w:t xml:space="preserve"> </w:t>
      </w:r>
      <w:r>
        <w:t xml:space="preserve">key words or phrases in alphabetical order, separated by commas. For a list of suggested keywords, send a blank e-mail to </w:t>
      </w:r>
      <w:hyperlink r:id="rId9" w:history="1">
        <w:r>
          <w:rPr>
            <w:rStyle w:val="Hyperlink"/>
          </w:rPr>
          <w:t>keywords@ieee.org</w:t>
        </w:r>
      </w:hyperlink>
      <w:r>
        <w:t xml:space="preserve"> or visit </w:t>
      </w:r>
      <w:hyperlink r:id="rId10"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6E584225"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r w:rsidR="003A56D4">
        <w:rPr>
          <w:lang w:val="pt-BR"/>
        </w:rPr>
        <w:t xml:space="preserve">dada pela situação de </w:t>
      </w:r>
      <w:r>
        <w:rPr>
          <w:lang w:val="pt-BR"/>
        </w:rPr>
        <w:t xml:space="preserve">habitantes </w:t>
      </w:r>
      <w:r w:rsidR="003A56D4">
        <w:rPr>
          <w:lang w:val="pt-BR"/>
        </w:rPr>
        <w:t xml:space="preserve">estarem </w:t>
      </w:r>
      <w:r>
        <w:rPr>
          <w:lang w:val="pt-BR"/>
        </w:rPr>
        <w:t>comp</w:t>
      </w:r>
      <w:r w:rsidR="00183CA0">
        <w:rPr>
          <w:lang w:val="pt-BR"/>
        </w:rPr>
        <w:t>rando</w:t>
      </w:r>
      <w:r>
        <w:rPr>
          <w:lang w:val="pt-BR"/>
        </w:rPr>
        <w:t xml:space="preserve"> automóveis próprios, turistas</w:t>
      </w:r>
      <w:r w:rsidR="003A56D4">
        <w:rPr>
          <w:lang w:val="pt-BR"/>
        </w:rPr>
        <w:t xml:space="preserve"> </w:t>
      </w:r>
      <w:r>
        <w:rPr>
          <w:lang w:val="pt-BR"/>
        </w:rPr>
        <w:t>utiliza</w:t>
      </w:r>
      <w:r w:rsidR="003A56D4">
        <w:rPr>
          <w:lang w:val="pt-BR"/>
        </w:rPr>
        <w:t>rem</w:t>
      </w:r>
      <w:r>
        <w:rPr>
          <w:lang w:val="pt-BR"/>
        </w:rPr>
        <w:t xml:space="preserve"> o aeroporto em Navegantes </w:t>
      </w:r>
      <w:r w:rsidR="003A56D4">
        <w:rPr>
          <w:lang w:val="pt-BR"/>
        </w:rPr>
        <w:t xml:space="preserve">e habitantes de Navegantes </w:t>
      </w:r>
      <w:r>
        <w:rPr>
          <w:lang w:val="pt-BR"/>
        </w:rPr>
        <w:t>v</w:t>
      </w:r>
      <w:r w:rsidR="003A56D4">
        <w:rPr>
          <w:lang w:val="pt-BR"/>
        </w:rPr>
        <w:t>ire</w:t>
      </w:r>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164B76C2" w:rsidR="008C0E06" w:rsidRDefault="00FB67B1">
      <w:pPr>
        <w:pStyle w:val="Text"/>
        <w:ind w:firstLine="0"/>
        <w:rPr>
          <w:lang w:val="pt-BR"/>
        </w:rPr>
      </w:pPr>
      <w:r w:rsidRPr="001F4C5C">
        <w:rPr>
          <w:noProof/>
          <w:lang w:val="pt-BR" w:eastAsia="ja-JP"/>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530ED0" w:rsidRDefault="00530ED0" w:rsidP="00B036BE">
                            <w:pPr>
                              <w:pStyle w:val="Textodenotaderodap"/>
                              <w:ind w:firstLine="0"/>
                              <w:jc w:val="center"/>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530ED0" w:rsidRDefault="00530ED0" w:rsidP="00B036BE">
                      <w:pPr>
                        <w:pStyle w:val="Textodenotaderodap"/>
                        <w:ind w:firstLine="0"/>
                        <w:jc w:val="center"/>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w:t>
      </w:r>
      <w:proofErr w:type="gramStart"/>
      <w:r w:rsidR="009139D8">
        <w:rPr>
          <w:lang w:val="pt-BR"/>
        </w:rPr>
        <w:t>24 Km</w:t>
      </w:r>
      <w:proofErr w:type="gramEnd"/>
      <w:r w:rsidR="009139D8">
        <w:rPr>
          <w:lang w:val="pt-BR"/>
        </w:rPr>
        <w:t>,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28E486D7" w14:textId="643AB86C" w:rsidR="00614A12" w:rsidRDefault="009139D8" w:rsidP="0090608B">
      <w:pPr>
        <w:pStyle w:val="Text"/>
        <w:ind w:firstLine="0"/>
        <w:rPr>
          <w:lang w:val="pt-BR"/>
        </w:rPr>
      </w:pPr>
      <w:r>
        <w:rPr>
          <w:lang w:val="pt-BR"/>
        </w:rPr>
        <w:tab/>
      </w:r>
      <w:r w:rsidR="00614A12">
        <w:rPr>
          <w:lang w:val="pt-BR"/>
        </w:rPr>
        <w:t>(</w:t>
      </w:r>
      <w:r w:rsidR="001A14F3">
        <w:rPr>
          <w:lang w:val="pt-BR"/>
        </w:rPr>
        <w:t>PARÁGRAFO PARA JUSTIFICAR A MELHORIA DA CONEXÃO ENTRE AS CIDADES</w:t>
      </w:r>
      <w:r w:rsidR="00614A12">
        <w:rPr>
          <w:lang w:val="pt-BR"/>
        </w:rPr>
        <w:t>).</w:t>
      </w:r>
    </w:p>
    <w:p w14:paraId="7918C49F" w14:textId="500CC851" w:rsidR="00E97402" w:rsidRPr="0090608B" w:rsidRDefault="009139D8" w:rsidP="00530ED0">
      <w:pPr>
        <w:pStyle w:val="Text"/>
        <w:rPr>
          <w:lang w:val="pt-BR"/>
        </w:rPr>
      </w:pPr>
      <w:r>
        <w:rPr>
          <w:lang w:val="pt-BR"/>
        </w:rPr>
        <w:t xml:space="preserve">Este documento </w:t>
      </w:r>
      <w:r w:rsidR="00614A12">
        <w:rPr>
          <w:lang w:val="pt-BR"/>
        </w:rPr>
        <w:t>visa</w:t>
      </w:r>
      <w:r>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6C4EA8B9" w14:textId="56947F41"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w:t>
      </w:r>
      <w:proofErr w:type="spellStart"/>
      <w:r w:rsidR="00DD4EE9">
        <w:rPr>
          <w:lang w:val="pt-BR"/>
        </w:rPr>
        <w:t>Fuzzy</w:t>
      </w:r>
      <w:proofErr w:type="spellEnd"/>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possível realizar a transformação através desse</w:t>
      </w:r>
      <w:r w:rsidR="004C0BEB">
        <w:rPr>
          <w:lang w:val="pt-BR"/>
        </w:rPr>
        <w:t xml:space="preserve"> método </w:t>
      </w:r>
      <w:r w:rsidR="00183CA0">
        <w:rPr>
          <w:lang w:val="pt-BR"/>
        </w:rPr>
        <w:t xml:space="preserve">dos dados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w:t>
      </w:r>
      <w:proofErr w:type="spellStart"/>
      <w:r>
        <w:rPr>
          <w:lang w:val="pt-BR"/>
        </w:rPr>
        <w:t>Fuzzy</w:t>
      </w:r>
      <w:proofErr w:type="spellEnd"/>
      <w:r>
        <w:rPr>
          <w:lang w:val="pt-BR"/>
        </w:rPr>
        <w:t xml:space="preserve"> será possível avaliar as rotas mais viáveis e compará-las com a situação existente no trajeto entre Itaja</w:t>
      </w:r>
      <w:r w:rsidR="003A692D">
        <w:rPr>
          <w:lang w:val="pt-BR"/>
        </w:rPr>
        <w:t>í</w:t>
      </w:r>
      <w:r>
        <w:rPr>
          <w:lang w:val="pt-BR"/>
        </w:rPr>
        <w:t xml:space="preserve"> e Navegantes</w:t>
      </w:r>
      <w:proofErr w:type="gramStart"/>
      <w:r>
        <w:rPr>
          <w:lang w:val="pt-BR"/>
        </w:rPr>
        <w:t>.</w:t>
      </w:r>
      <w:r w:rsidR="004C0BEB">
        <w:rPr>
          <w:lang w:val="pt-BR"/>
        </w:rPr>
        <w:t>.</w:t>
      </w:r>
      <w:proofErr w:type="gramEnd"/>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0DCAE74B"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w:t>
      </w:r>
      <w:proofErr w:type="gramStart"/>
      <w:r>
        <w:rPr>
          <w:lang w:val="pt-BR"/>
        </w:rPr>
        <w:t>0</w:t>
      </w:r>
      <w:proofErr w:type="gramEnd"/>
      <w:r>
        <w:rPr>
          <w:lang w:val="pt-BR"/>
        </w:rPr>
        <w:t xml:space="preserve"> ou 1, v</w:t>
      </w:r>
      <w:r w:rsidRPr="004C3053">
        <w:rPr>
          <w:lang w:val="pt-BR"/>
        </w:rPr>
        <w:t>erdadeiro ou falso</w:t>
      </w:r>
      <w:r w:rsidR="00E34F64" w:rsidRPr="004C3053">
        <w:rPr>
          <w:lang w:val="pt-BR"/>
        </w:rPr>
        <w:t>.</w:t>
      </w:r>
      <w:r w:rsidR="001A14F3">
        <w:rPr>
          <w:lang w:val="pt-BR"/>
        </w:rPr>
        <w:t xml:space="preserve"> Para a lógica </w:t>
      </w:r>
      <w:proofErr w:type="spellStart"/>
      <w:r w:rsidR="001A14F3">
        <w:rPr>
          <w:lang w:val="pt-BR"/>
        </w:rPr>
        <w:t>Fuzzy</w:t>
      </w:r>
      <w:proofErr w:type="spellEnd"/>
      <w:r w:rsidR="001A14F3">
        <w:rPr>
          <w:lang w:val="pt-BR"/>
        </w:rPr>
        <w:t>,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w:t>
      </w:r>
      <w:proofErr w:type="gramStart"/>
      <w:r>
        <w:rPr>
          <w:lang w:val="pt-BR"/>
        </w:rPr>
        <w:t>0</w:t>
      </w:r>
      <w:proofErr w:type="gramEnd"/>
      <w:r>
        <w:rPr>
          <w:lang w:val="pt-BR"/>
        </w:rPr>
        <w:t xml:space="preserve"> e 1.</w:t>
      </w:r>
    </w:p>
    <w:p w14:paraId="4EA7BA1F" w14:textId="429DEF34"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w:t>
      </w:r>
      <w:proofErr w:type="spellStart"/>
      <w:r w:rsidR="004C0EC0">
        <w:rPr>
          <w:lang w:val="pt-BR"/>
        </w:rPr>
        <w:t>Fuzzy</w:t>
      </w:r>
      <w:proofErr w:type="spellEnd"/>
      <w:r w:rsidR="004C0EC0">
        <w:rPr>
          <w:lang w:val="pt-BR"/>
        </w:rPr>
        <w:t xml:space="preserve"> foi proposta pelo</w:t>
      </w:r>
      <w:r w:rsidR="009F1C9C">
        <w:rPr>
          <w:lang w:val="pt-BR"/>
        </w:rPr>
        <w:t xml:space="preserve"> </w:t>
      </w:r>
      <w:r w:rsidR="004C3053">
        <w:rPr>
          <w:lang w:val="pt-BR"/>
        </w:rPr>
        <w:t xml:space="preserve">Dr. </w:t>
      </w:r>
      <w:proofErr w:type="spellStart"/>
      <w:r w:rsidR="004C3053">
        <w:rPr>
          <w:lang w:val="pt-BR"/>
        </w:rPr>
        <w:t>Lofti</w:t>
      </w:r>
      <w:proofErr w:type="spellEnd"/>
      <w:r w:rsidR="004C3053">
        <w:rPr>
          <w:lang w:val="pt-BR"/>
        </w:rPr>
        <w:t xml:space="preserve"> A. </w:t>
      </w:r>
      <w:proofErr w:type="spellStart"/>
      <w:r w:rsidR="004C3053">
        <w:rPr>
          <w:lang w:val="pt-BR"/>
        </w:rPr>
        <w:t>Zadeh</w:t>
      </w:r>
      <w:proofErr w:type="spellEnd"/>
      <w:r w:rsidR="004C3053">
        <w:rPr>
          <w:lang w:val="pt-BR"/>
        </w:rPr>
        <w:t xml:space="preserve"> na Universidade da Califórnia</w:t>
      </w:r>
      <w:r w:rsidR="00D64E90">
        <w:rPr>
          <w:lang w:val="pt-BR"/>
        </w:rPr>
        <w:t xml:space="preserve"> [1]</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D64E90">
        <w:rPr>
          <w:lang w:val="pt-BR"/>
        </w:rPr>
        <w:t>[2</w:t>
      </w:r>
      <w:r w:rsidR="00610016">
        <w:rPr>
          <w:lang w:val="pt-BR"/>
        </w:rPr>
        <w:t>].</w:t>
      </w:r>
    </w:p>
    <w:p w14:paraId="47041150" w14:textId="5CC66ADA" w:rsidR="00F2348A" w:rsidRPr="004C3053" w:rsidRDefault="004C0EC0" w:rsidP="0030333A">
      <w:pPr>
        <w:pStyle w:val="Text"/>
        <w:ind w:firstLine="144"/>
        <w:rPr>
          <w:lang w:val="pt-BR"/>
        </w:rPr>
      </w:pPr>
      <w:r>
        <w:rPr>
          <w:lang w:val="pt-BR"/>
        </w:rPr>
        <w:t>Uma das principais características d</w:t>
      </w:r>
      <w:r w:rsidR="00F2348A">
        <w:rPr>
          <w:lang w:val="pt-BR"/>
        </w:rPr>
        <w:t xml:space="preserve">a lógica </w:t>
      </w:r>
      <w:proofErr w:type="spellStart"/>
      <w:r w:rsidR="00F2348A">
        <w:rPr>
          <w:lang w:val="pt-BR"/>
        </w:rPr>
        <w:t>F</w:t>
      </w:r>
      <w:r w:rsidR="004C3053">
        <w:rPr>
          <w:lang w:val="pt-BR"/>
        </w:rPr>
        <w:t>uzzy</w:t>
      </w:r>
      <w:proofErr w:type="spellEnd"/>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proofErr w:type="gramStart"/>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proofErr w:type="gramEnd"/>
      <w:r>
        <w:rPr>
          <w:lang w:val="pt-BR"/>
        </w:rPr>
        <w:t>.</w:t>
      </w:r>
    </w:p>
    <w:p w14:paraId="59359822" w14:textId="067D16DA" w:rsidR="00E97B99" w:rsidRDefault="00987FB8" w:rsidP="00E97B99">
      <w:pPr>
        <w:pStyle w:val="Ttulo2"/>
      </w:pPr>
      <w:proofErr w:type="spellStart"/>
      <w:r>
        <w:lastRenderedPageBreak/>
        <w:t>Implementação</w:t>
      </w:r>
      <w:proofErr w:type="spellEnd"/>
      <w:r>
        <w:t xml:space="preserve"> da </w:t>
      </w:r>
      <w:proofErr w:type="spellStart"/>
      <w:r>
        <w:t>Lógica</w:t>
      </w:r>
      <w:proofErr w:type="spellEnd"/>
      <w:r>
        <w:t xml:space="preserve"> Fuzzy</w:t>
      </w:r>
    </w:p>
    <w:p w14:paraId="7CC4DAD1" w14:textId="6817B7CE" w:rsidR="00F44F86" w:rsidRDefault="0033371A" w:rsidP="00E97B99">
      <w:pPr>
        <w:pStyle w:val="Text"/>
        <w:rPr>
          <w:lang w:val="pt-BR"/>
        </w:rPr>
      </w:pPr>
      <w:r>
        <w:rPr>
          <w:lang w:val="pt-BR"/>
        </w:rPr>
        <w:t>Foi definido a utilização da biblioteca</w:t>
      </w:r>
      <w:r>
        <w:rPr>
          <w:i/>
          <w:lang w:val="pt-BR"/>
        </w:rPr>
        <w:t xml:space="preserve"> </w:t>
      </w:r>
      <w:r>
        <w:rPr>
          <w:lang w:val="pt-BR"/>
        </w:rPr>
        <w:t xml:space="preserve"> </w:t>
      </w:r>
      <w:proofErr w:type="spellStart"/>
      <w:proofErr w:type="gramStart"/>
      <w:r w:rsidR="00F44F86">
        <w:rPr>
          <w:lang w:val="pt-BR"/>
        </w:rPr>
        <w:t>jFuzzyLogic</w:t>
      </w:r>
      <w:proofErr w:type="spellEnd"/>
      <w:proofErr w:type="gramEnd"/>
      <w:r>
        <w:rPr>
          <w:lang w:val="pt-BR"/>
        </w:rPr>
        <w:t xml:space="preserve">, que </w:t>
      </w:r>
      <w:r w:rsidR="00F44F86">
        <w:rPr>
          <w:lang w:val="pt-BR"/>
        </w:rPr>
        <w:t xml:space="preserve">é uma biblioteca </w:t>
      </w:r>
      <w:r w:rsidRPr="00AC51F8">
        <w:rPr>
          <w:i/>
          <w:lang w:val="pt-BR"/>
        </w:rPr>
        <w:t xml:space="preserve">open </w:t>
      </w:r>
      <w:proofErr w:type="spellStart"/>
      <w:r w:rsidRPr="00AC51F8">
        <w:rPr>
          <w:i/>
          <w:lang w:val="pt-BR"/>
        </w:rPr>
        <w:t>source</w:t>
      </w:r>
      <w:proofErr w:type="spellEnd"/>
      <w:r>
        <w:rPr>
          <w:lang w:val="pt-BR"/>
        </w:rPr>
        <w:t xml:space="preserve"> </w:t>
      </w:r>
      <w:r w:rsidR="00F44F86">
        <w:rPr>
          <w:lang w:val="pt-BR"/>
        </w:rPr>
        <w:t>em J</w:t>
      </w:r>
      <w:r>
        <w:rPr>
          <w:lang w:val="pt-BR"/>
        </w:rPr>
        <w:t>ava</w:t>
      </w:r>
      <w:r w:rsidR="00F44F86">
        <w:rPr>
          <w:lang w:val="pt-BR"/>
        </w:rPr>
        <w:t xml:space="preserve"> que implementa e simplifica a lógica </w:t>
      </w:r>
      <w:proofErr w:type="spellStart"/>
      <w:r w:rsidR="00F44F86">
        <w:rPr>
          <w:lang w:val="pt-BR"/>
        </w:rPr>
        <w:t>Fuzzy</w:t>
      </w:r>
      <w:proofErr w:type="spellEnd"/>
      <w:r w:rsidR="00F44F86">
        <w:rPr>
          <w:lang w:val="pt-BR"/>
        </w:rPr>
        <w:t xml:space="preserve">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 xml:space="preserve">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sidR="00F44F86">
        <w:rPr>
          <w:lang w:val="pt-BR"/>
        </w:rPr>
        <w:t>anguage</w:t>
      </w:r>
      <w:proofErr w:type="spellEnd"/>
      <w:r w:rsidR="00F44F86">
        <w:rPr>
          <w:lang w:val="pt-BR"/>
        </w:rPr>
        <w:t>(FCL)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6E0853BE" w14:textId="010ED4BB" w:rsidR="00BC6B62" w:rsidRDefault="00A04D86" w:rsidP="00E97B99">
      <w:pPr>
        <w:pStyle w:val="Text"/>
        <w:rPr>
          <w:lang w:val="pt-BR"/>
        </w:rPr>
      </w:pPr>
      <w:r>
        <w:rPr>
          <w:lang w:val="pt-BR"/>
        </w:rPr>
        <w:t>Foram definidas duas entradas como input</w:t>
      </w:r>
      <w:r w:rsidR="0033371A">
        <w:rPr>
          <w:lang w:val="pt-BR"/>
        </w:rPr>
        <w:t>:</w:t>
      </w:r>
      <w:r>
        <w:rPr>
          <w:lang w:val="pt-BR"/>
        </w:rPr>
        <w:t xml:space="preserve"> o “custo” e a “eficiência</w:t>
      </w:r>
      <w:proofErr w:type="gramStart"/>
      <w:r>
        <w:rPr>
          <w:lang w:val="pt-BR"/>
        </w:rPr>
        <w:t>”</w:t>
      </w:r>
      <w:ins w:id="1" w:author="Augustop Maid" w:date="2016-12-03T14:25:00Z">
        <w:r w:rsidR="0033371A">
          <w:rPr>
            <w:lang w:val="pt-BR"/>
          </w:rPr>
          <w:t>.</w:t>
        </w:r>
      </w:ins>
      <w:proofErr w:type="gramEnd"/>
      <w:del w:id="2" w:author="Augustop Maid" w:date="2016-12-03T14:25:00Z">
        <w:r w:rsidDel="0033371A">
          <w:rPr>
            <w:lang w:val="pt-BR"/>
          </w:rPr>
          <w:delText>, ambos REAL do flc. A variável de output também é REAL e seu nome é “valeapena”.</w:delText>
        </w:r>
      </w:del>
    </w:p>
    <w:p w14:paraId="72533EBC" w14:textId="7C669374" w:rsidR="00A04D86" w:rsidDel="0033371A" w:rsidRDefault="00A04D86" w:rsidP="00E97B99">
      <w:pPr>
        <w:pStyle w:val="Text"/>
        <w:rPr>
          <w:del w:id="3" w:author="Augustop Maid" w:date="2016-12-03T14:25:00Z"/>
          <w:lang w:val="pt-BR"/>
        </w:rPr>
      </w:pPr>
      <w:del w:id="4" w:author="Augustop Maid" w:date="2016-12-03T14:25:00Z">
        <w:r w:rsidDel="0033371A">
          <w:rPr>
            <w:lang w:val="pt-BR"/>
          </w:rPr>
          <w:delText>A variável “custo” tem 4 termos, sendo eles “mb” (muito barato), “b” (barato), “c” (caro) e “mc” (muito caro).</w:delText>
        </w:r>
      </w:del>
    </w:p>
    <w:p w14:paraId="0FDC3B0F" w14:textId="539BD824" w:rsidR="00A04D86" w:rsidDel="0033371A" w:rsidRDefault="00A04D86" w:rsidP="00C65997">
      <w:pPr>
        <w:pStyle w:val="Text"/>
        <w:rPr>
          <w:del w:id="5" w:author="Augustop Maid" w:date="2016-12-03T14:16:00Z"/>
          <w:lang w:val="pt-BR"/>
        </w:rPr>
      </w:pPr>
      <w:del w:id="6" w:author="Augustop Maid" w:date="2016-12-03T14:25:00Z">
        <w:r w:rsidDel="0033371A">
          <w:rPr>
            <w:lang w:val="pt-BR"/>
          </w:rPr>
          <w:delText>A variável “eficiência” também conta com 4 termos, sendo eles “livre”, “levementelento”, “lento” e “parado”.</w:delText>
        </w:r>
      </w:del>
      <w:ins w:id="7" w:author="Augustop Maid" w:date="2016-12-03T14:16:00Z">
        <w:r w:rsidR="0033371A">
          <w:rPr>
            <w:color w:val="FF0000"/>
            <w:lang w:val="pt-BR"/>
          </w:rPr>
          <w:t xml:space="preserve"> (</w:t>
        </w:r>
      </w:ins>
      <w:ins w:id="8" w:author="Augustop Maid" w:date="2016-12-03T14:17:00Z">
        <w:r w:rsidR="0033371A">
          <w:rPr>
            <w:color w:val="FF0000"/>
            <w:lang w:val="pt-BR"/>
          </w:rPr>
          <w:t>REFAZER EXPLICAÇÃO</w:t>
        </w:r>
      </w:ins>
      <w:ins w:id="9" w:author="Augustop Maid" w:date="2016-12-03T14:25:00Z">
        <w:r w:rsidR="0033371A">
          <w:rPr>
            <w:color w:val="FF0000"/>
            <w:lang w:val="pt-BR"/>
          </w:rPr>
          <w:t xml:space="preserve"> DAS VARIÁVEIS</w:t>
        </w:r>
      </w:ins>
      <w:ins w:id="10" w:author="Augustop Maid" w:date="2016-12-03T14:16:00Z">
        <w:r w:rsidR="0033371A">
          <w:rPr>
            <w:color w:val="FF0000"/>
            <w:lang w:val="pt-BR"/>
          </w:rPr>
          <w:t>)</w:t>
        </w:r>
      </w:ins>
    </w:p>
    <w:p w14:paraId="2A2CE3DF" w14:textId="45CA3D98" w:rsidR="00A04D86" w:rsidRPr="00B036BE" w:rsidDel="0033371A" w:rsidRDefault="00C65997" w:rsidP="0033371A">
      <w:pPr>
        <w:pStyle w:val="Text"/>
        <w:rPr>
          <w:del w:id="11" w:author="Augustop Maid" w:date="2016-12-03T14:16:00Z"/>
          <w:color w:val="FF0000"/>
          <w:lang w:val="pt-BR"/>
        </w:rPr>
      </w:pPr>
      <w:del w:id="12" w:author="Augustop Maid" w:date="2016-12-03T14:16:00Z">
        <w:r w:rsidRPr="00B036BE" w:rsidDel="0033371A">
          <w:rPr>
            <w:color w:val="FF0000"/>
            <w:lang w:val="pt-BR"/>
          </w:rPr>
          <w:delText>MAIS</w:delText>
        </w:r>
      </w:del>
    </w:p>
    <w:p w14:paraId="3E1CB47C" w14:textId="77777777" w:rsidR="00A04D86" w:rsidRPr="00BC6B62" w:rsidRDefault="00A04D86" w:rsidP="00530ED0">
      <w:pPr>
        <w:pStyle w:val="Text"/>
        <w:ind w:firstLine="0"/>
        <w:rPr>
          <w:lang w:val="pt-BR"/>
        </w:rPr>
      </w:pPr>
    </w:p>
    <w:p w14:paraId="2366501B" w14:textId="2230397B" w:rsidR="00E97B99" w:rsidRPr="0030333A" w:rsidRDefault="00317B3D" w:rsidP="00E97B99">
      <w:pPr>
        <w:pStyle w:val="Ttulo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3BD49F2B"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p>
    <w:p w14:paraId="08370C9D" w14:textId="1E7BB9DC"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3F5F4BB8" w:rsidR="00F103F8" w:rsidRDefault="00FB67B1" w:rsidP="003C62A5">
      <w:pPr>
        <w:pStyle w:val="Text"/>
        <w:rPr>
          <w:lang w:val="pt-BR"/>
        </w:rPr>
      </w:pPr>
      <w:r w:rsidRPr="001F4C5C">
        <w:rPr>
          <w:noProof/>
          <w:lang w:val="pt-BR" w:eastAsia="ja-JP"/>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530ED0" w:rsidRDefault="00530ED0" w:rsidP="00155D5C">
                            <w:pPr>
                              <w:pStyle w:val="Textodenotaderodap"/>
                              <w:ind w:firstLine="0"/>
                            </w:pPr>
                            <w:r>
                              <w:rPr>
                                <w:noProof/>
                                <w:lang w:val="pt-BR"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530ED0" w:rsidRDefault="00530ED0" w:rsidP="00155D5C">
                      <w:pPr>
                        <w:pStyle w:val="Textodenotaderodap"/>
                        <w:ind w:firstLine="0"/>
                      </w:pPr>
                      <w:r>
                        <w:rPr>
                          <w:noProof/>
                          <w:lang w:val="pt-BR"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6081B3C3" w14:textId="3D95EB93" w:rsidR="00602ECA" w:rsidRDefault="00D61540" w:rsidP="003C62A5">
      <w:pPr>
        <w:pStyle w:val="Text"/>
        <w:rPr>
          <w:lang w:val="pt-BR"/>
        </w:rPr>
      </w:pPr>
      <w:r>
        <w:rPr>
          <w:lang w:val="pt-BR"/>
        </w:rPr>
        <w:t>Levando em consideração essas características</w:t>
      </w:r>
      <w:r w:rsidR="0081033C">
        <w:rPr>
          <w:lang w:val="pt-BR"/>
        </w:rPr>
        <w:t xml:space="preserve">, foram </w:t>
      </w:r>
      <w:proofErr w:type="gramStart"/>
      <w:r w:rsidR="0081033C">
        <w:rPr>
          <w:lang w:val="pt-BR"/>
        </w:rPr>
        <w:t>definidos</w:t>
      </w:r>
      <w:proofErr w:type="gramEnd"/>
      <w:r w:rsidR="0081033C">
        <w:rPr>
          <w:lang w:val="pt-BR"/>
        </w:rPr>
        <w:t xml:space="preserve"> como pontos de comparação as cidades gêmeas de São José e Florianópolis, pela proximidade com a região de Itajaí; e as cidades de Boston e Cambridge, pela familiaridade de membros do projeto com o local e para ter um ponto de referência internacional.</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proofErr w:type="gramStart"/>
      <w:r>
        <w:rPr>
          <w:lang w:val="pt-BR"/>
        </w:rPr>
        <w:t>GoogleMaps</w:t>
      </w:r>
      <w:proofErr w:type="spellEnd"/>
      <w:proofErr w:type="gramEnd"/>
      <w:r>
        <w:rPr>
          <w:lang w:val="pt-BR"/>
        </w:rPr>
        <w:t>.</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7FCF90CB" w:rsidR="00091F0B" w:rsidRDefault="006A111A" w:rsidP="00BC0CFC">
      <w:pPr>
        <w:ind w:firstLine="202"/>
        <w:jc w:val="both"/>
        <w:rPr>
          <w:lang w:val="pt-BR"/>
        </w:rPr>
      </w:pPr>
      <w:r>
        <w:rPr>
          <w:lang w:val="pt-BR"/>
        </w:rPr>
        <w:t>Decidiu-se</w:t>
      </w:r>
      <w:r w:rsidR="00091F0B">
        <w:rPr>
          <w:lang w:val="pt-BR"/>
        </w:rPr>
        <w:t xml:space="preserve"> </w:t>
      </w:r>
      <w:r>
        <w:rPr>
          <w:lang w:val="pt-BR"/>
        </w:rPr>
        <w:t xml:space="preserve">não </w:t>
      </w:r>
      <w:r w:rsidR="00091F0B">
        <w:rPr>
          <w:lang w:val="pt-BR"/>
        </w:rPr>
        <w:t xml:space="preserve">verificar o trânsito típico, </w:t>
      </w:r>
      <w:r>
        <w:rPr>
          <w:lang w:val="pt-BR"/>
        </w:rPr>
        <w:t xml:space="preserve">mas sim </w:t>
      </w:r>
      <w:r w:rsidR="00091F0B">
        <w:rPr>
          <w:lang w:val="pt-BR"/>
        </w:rPr>
        <w:t>escolh</w:t>
      </w:r>
      <w:r>
        <w:rPr>
          <w:lang w:val="pt-BR"/>
        </w:rPr>
        <w:t>er</w:t>
      </w:r>
      <w:r w:rsidR="00091F0B">
        <w:rPr>
          <w:lang w:val="pt-BR"/>
        </w:rPr>
        <w:t xml:space="preserve">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Pr>
          <w:lang w:val="pt-BR"/>
        </w:rPr>
        <w:t>a</w:t>
      </w:r>
      <w:r w:rsidR="00091F0B">
        <w:rPr>
          <w:lang w:val="pt-BR"/>
        </w:rPr>
        <w:t xml:space="preserve">o </w:t>
      </w:r>
      <w:r w:rsidR="005D54D3">
        <w:rPr>
          <w:lang w:val="pt-BR"/>
        </w:rPr>
        <w:t>d</w:t>
      </w:r>
      <w:r>
        <w:rPr>
          <w:lang w:val="pt-BR"/>
        </w:rPr>
        <w:t>o</w:t>
      </w:r>
      <w:r w:rsidR="005D54D3">
        <w:rPr>
          <w:lang w:val="pt-BR"/>
        </w:rPr>
        <w:t xml:space="preserve"> </w:t>
      </w:r>
      <w:r w:rsidR="00091F0B">
        <w:rPr>
          <w:lang w:val="pt-BR"/>
        </w:rPr>
        <w:t xml:space="preserve">transito típico, o que </w:t>
      </w:r>
      <w:r w:rsidR="0081033C">
        <w:rPr>
          <w:lang w:val="pt-BR"/>
        </w:rPr>
        <w:t>dificulta a determinaç</w:t>
      </w:r>
      <w:r>
        <w:rPr>
          <w:lang w:val="pt-BR"/>
        </w:rPr>
        <w:t xml:space="preserve">ão </w:t>
      </w:r>
      <w:proofErr w:type="gramStart"/>
      <w:r>
        <w:rPr>
          <w:lang w:val="pt-BR"/>
        </w:rPr>
        <w:t>do dados</w:t>
      </w:r>
      <w:proofErr w:type="gramEnd"/>
      <w:r>
        <w:rPr>
          <w:lang w:val="pt-BR"/>
        </w:rPr>
        <w:t xml:space="preserve"> </w:t>
      </w:r>
      <w:r w:rsidR="0081033C">
        <w:rPr>
          <w:lang w:val="pt-BR"/>
        </w:rPr>
        <w:t>do trajeto</w:t>
      </w:r>
      <w:r w:rsidR="00091F0B">
        <w:rPr>
          <w:lang w:val="pt-BR"/>
        </w:rPr>
        <w:t>.</w:t>
      </w:r>
    </w:p>
    <w:p w14:paraId="30687DD4" w14:textId="6977192A"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 xml:space="preserve">io </w:t>
      </w:r>
      <w:proofErr w:type="gramStart"/>
      <w:r w:rsidR="00990DC5">
        <w:rPr>
          <w:lang w:val="pt-BR"/>
        </w:rPr>
        <w:t>a</w:t>
      </w:r>
      <w:proofErr w:type="gramEnd"/>
      <w:r w:rsidR="00990DC5">
        <w:rPr>
          <w:lang w:val="pt-BR"/>
        </w:rPr>
        <w:t xml:space="preserve">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sendo</w:t>
      </w:r>
      <w:proofErr w:type="gramStart"/>
      <w:r w:rsidR="0081033C">
        <w:rPr>
          <w:lang w:val="pt-BR"/>
        </w:rPr>
        <w:t xml:space="preserve"> portanto</w:t>
      </w:r>
      <w:proofErr w:type="gramEnd"/>
      <w:r w:rsidR="0081033C">
        <w:rPr>
          <w:lang w:val="pt-BR"/>
        </w:rPr>
        <w:t xml:space="preserve">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3C8B48DC" w:rsidR="001B7F30" w:rsidRDefault="00857AF8" w:rsidP="00BC0CFC">
      <w:pPr>
        <w:ind w:firstLine="202"/>
        <w:jc w:val="both"/>
        <w:rPr>
          <w:lang w:val="pt-BR"/>
        </w:rPr>
      </w:pPr>
      <w:r>
        <w:rPr>
          <w:lang w:val="pt-BR"/>
        </w:rPr>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w:t>
      </w:r>
      <w:proofErr w:type="gramStart"/>
      <w:r>
        <w:rPr>
          <w:lang w:val="pt-BR"/>
        </w:rPr>
        <w:t>diferente.</w:t>
      </w:r>
      <w:proofErr w:type="gramEnd"/>
      <w:r w:rsidR="00D671DD" w:rsidRPr="001F4C5C">
        <w:rPr>
          <w:noProof/>
          <w:lang w:val="pt-BR" w:eastAsia="ja-JP"/>
        </w:rPr>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530ED0" w:rsidRDefault="00530ED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3">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530ED0" w:rsidRDefault="00530ED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3">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Ttulo2"/>
        <w:jc w:val="both"/>
        <w:rPr>
          <w:lang w:val="pt-BR"/>
        </w:rPr>
      </w:pPr>
      <w:r w:rsidRPr="001F4C5C">
        <w:rPr>
          <w:noProof/>
          <w:lang w:val="pt-BR" w:eastAsia="ja-JP"/>
        </w:rPr>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530ED0" w:rsidRDefault="00530ED0" w:rsidP="000E24F6">
                            <w:pPr>
                              <w:pStyle w:val="Textodenotaderodap"/>
                              <w:ind w:firstLine="0"/>
                            </w:pPr>
                            <w:r>
                              <w:rPr>
                                <w:noProof/>
                                <w:lang w:val="pt-BR"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530ED0" w:rsidRDefault="00530ED0" w:rsidP="000E24F6">
                      <w:pPr>
                        <w:pStyle w:val="Textodenotaderodap"/>
                        <w:ind w:firstLine="0"/>
                      </w:pPr>
                      <w:r>
                        <w:rPr>
                          <w:noProof/>
                          <w:lang w:val="pt-BR"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31273D8C" w:rsidR="00317B3D" w:rsidRDefault="00922F96" w:rsidP="00BC0CFC">
      <w:pPr>
        <w:ind w:firstLine="202"/>
        <w:jc w:val="both"/>
        <w:rPr>
          <w:lang w:val="pt-BR"/>
        </w:rPr>
      </w:pPr>
      <w:r>
        <w:rPr>
          <w:lang w:val="pt-BR"/>
        </w:rPr>
        <w:t xml:space="preserve">Para o cálculo de gasto médio das vias, foi utilizado como base o carro mais vendido de 2016 segundo o site da revista </w:t>
      </w:r>
      <w:r>
        <w:rPr>
          <w:lang w:val="pt-BR"/>
        </w:rPr>
        <w:lastRenderedPageBreak/>
        <w:t>quatro rodas</w:t>
      </w:r>
      <w:r w:rsidR="00A04D86">
        <w:rPr>
          <w:lang w:val="pt-BR"/>
        </w:rPr>
        <w:t>, o</w:t>
      </w:r>
      <w:r>
        <w:rPr>
          <w:lang w:val="pt-BR"/>
        </w:rPr>
        <w:t xml:space="preserve"> Chevrolet </w:t>
      </w:r>
      <w:proofErr w:type="spellStart"/>
      <w:r>
        <w:rPr>
          <w:lang w:val="pt-BR"/>
        </w:rPr>
        <w:t>Onix</w:t>
      </w:r>
      <w:proofErr w:type="spellEnd"/>
      <w:r>
        <w:rPr>
          <w:lang w:val="pt-BR"/>
        </w:rPr>
        <w:t>.</w:t>
      </w:r>
      <w:r w:rsidR="00857AF8">
        <w:rPr>
          <w:lang w:val="pt-BR"/>
        </w:rPr>
        <w:t xml:space="preserve"> (</w:t>
      </w:r>
      <w:proofErr w:type="gramStart"/>
      <w:r w:rsidR="00857AF8">
        <w:rPr>
          <w:lang w:val="pt-BR"/>
        </w:rPr>
        <w:t>LEMBRAR DAS</w:t>
      </w:r>
      <w:proofErr w:type="gramEnd"/>
      <w:r w:rsidR="00857AF8">
        <w:rPr>
          <w:lang w:val="pt-BR"/>
        </w:rPr>
        <w:t xml:space="preserve"> REFERÊNCIAS)</w:t>
      </w:r>
      <w:r w:rsidR="001A154B" w:rsidRPr="001A154B">
        <w:rPr>
          <w:noProof/>
          <w:lang w:val="pt-BR" w:eastAsia="ja-JP"/>
        </w:rPr>
        <w:t xml:space="preserve"> </w:t>
      </w:r>
    </w:p>
    <w:p w14:paraId="72E318FC" w14:textId="1D8DF220"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 xml:space="preserve">Chevrolet </w:t>
      </w:r>
      <w:proofErr w:type="spellStart"/>
      <w:r w:rsidR="00922F96">
        <w:rPr>
          <w:lang w:val="pt-BR"/>
        </w:rPr>
        <w:t>Onix</w:t>
      </w:r>
      <w:proofErr w:type="spellEnd"/>
      <w:r w:rsidR="00922F96">
        <w:rPr>
          <w:lang w:val="pt-BR"/>
        </w:rPr>
        <w:t xml:space="preserve"> 1.4 LT e</w:t>
      </w:r>
      <w:bookmarkStart w:id="13" w:name="_GoBack"/>
      <w:bookmarkEnd w:id="13"/>
      <w:r w:rsidR="00922F96">
        <w:rPr>
          <w:lang w:val="pt-BR"/>
        </w:rPr>
        <w:t xml:space="preserve"> LTZ, com câmbio automático de </w:t>
      </w:r>
      <w:proofErr w:type="gramStart"/>
      <w:r w:rsidR="00922F96">
        <w:rPr>
          <w:lang w:val="pt-BR"/>
        </w:rPr>
        <w:t>6</w:t>
      </w:r>
      <w:proofErr w:type="gramEnd"/>
      <w:r w:rsidR="00922F96">
        <w:rPr>
          <w:lang w:val="pt-BR"/>
        </w:rPr>
        <w:t xml:space="preserve"> velocidades</w:t>
      </w:r>
      <w:r w:rsidR="00D43FE6">
        <w:rPr>
          <w:lang w:val="pt-BR"/>
        </w:rPr>
        <w:t xml:space="preserve">. O custo de gasolina deste carro é de 11,7 km/l na cidade e 13,9 km/l na </w:t>
      </w:r>
      <w:proofErr w:type="gramStart"/>
      <w:r w:rsidR="00D43FE6">
        <w:rPr>
          <w:lang w:val="pt-BR"/>
        </w:rPr>
        <w:t>estrada</w:t>
      </w:r>
      <w:r>
        <w:rPr>
          <w:lang w:val="pt-BR"/>
        </w:rPr>
        <w:t>.</w:t>
      </w:r>
      <w:proofErr w:type="gramEnd"/>
      <w:r>
        <w:rPr>
          <w:lang w:val="pt-BR"/>
        </w:rPr>
        <w:t>(REFERÊNCIA)</w:t>
      </w:r>
    </w:p>
    <w:p w14:paraId="345BF0F4" w14:textId="2C09271E" w:rsidR="00D43FE6" w:rsidRDefault="00FB67B1" w:rsidP="00857AF8">
      <w:pPr>
        <w:ind w:firstLine="202"/>
        <w:jc w:val="both"/>
        <w:rPr>
          <w:lang w:val="pt-BR"/>
        </w:rPr>
      </w:pPr>
      <w:r w:rsidRPr="001F4C5C">
        <w:rPr>
          <w:noProof/>
          <w:lang w:val="pt-BR" w:eastAsia="ja-JP"/>
        </w:rPr>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530ED0" w:rsidRDefault="00530ED0"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530ED0" w:rsidRDefault="00530ED0"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v:textbox>
                <w10:wrap type="square" anchorx="margin" anchory="margin"/>
              </v:shape>
            </w:pict>
          </mc:Fallback>
        </mc:AlternateContent>
      </w:r>
      <w:r w:rsidR="00D43FE6">
        <w:rPr>
          <w:lang w:val="pt-BR"/>
        </w:rPr>
        <w:t xml:space="preserve">O preço da gasolina foi </w:t>
      </w:r>
      <w:r w:rsidR="00857AF8">
        <w:rPr>
          <w:lang w:val="pt-BR"/>
        </w:rPr>
        <w:t>considerado como</w:t>
      </w:r>
      <w:r w:rsidR="00D43FE6">
        <w:rPr>
          <w:lang w:val="pt-BR"/>
        </w:rPr>
        <w:t xml:space="preserve"> R$ 3,3</w:t>
      </w:r>
      <w:r w:rsidR="00A04D86">
        <w:rPr>
          <w:lang w:val="pt-BR"/>
        </w:rPr>
        <w:t>0</w:t>
      </w:r>
      <w:r w:rsidR="00D43FE6">
        <w:rPr>
          <w:lang w:val="pt-BR"/>
        </w:rPr>
        <w:t xml:space="preserve"> o litro, que é o preço atual da gasolina em </w:t>
      </w:r>
      <w:proofErr w:type="gramStart"/>
      <w:r w:rsidR="00D43FE6">
        <w:rPr>
          <w:lang w:val="pt-BR"/>
        </w:rPr>
        <w:t>Itajaí</w:t>
      </w:r>
      <w:r w:rsidR="00857AF8">
        <w:rPr>
          <w:lang w:val="pt-BR"/>
        </w:rPr>
        <w:t>(</w:t>
      </w:r>
      <w:proofErr w:type="gramEnd"/>
      <w:r w:rsidR="00857AF8">
        <w:rPr>
          <w:lang w:val="pt-BR"/>
        </w:rPr>
        <w:t>REFERÊNCIA) Houve a necessidade de considera</w:t>
      </w:r>
      <w:r w:rsidR="008E46A8">
        <w:rPr>
          <w:lang w:val="pt-BR"/>
        </w:rPr>
        <w:t xml:space="preserve">r no trajeto entre Itajaí e </w:t>
      </w:r>
      <w:proofErr w:type="spellStart"/>
      <w:r w:rsidR="008E46A8">
        <w:rPr>
          <w:lang w:val="pt-BR"/>
        </w:rPr>
        <w:t>Nave</w:t>
      </w:r>
      <w:r w:rsidR="00857AF8">
        <w:rPr>
          <w:lang w:val="pt-BR"/>
        </w:rPr>
        <w:t>g</w:t>
      </w:r>
      <w:r w:rsidR="008E46A8">
        <w:rPr>
          <w:lang w:val="pt-BR"/>
        </w:rPr>
        <w:t>a</w:t>
      </w:r>
      <w:r w:rsidR="00857AF8">
        <w:rPr>
          <w:lang w:val="pt-BR"/>
        </w:rPr>
        <w:t>ntos</w:t>
      </w:r>
      <w:proofErr w:type="spellEnd"/>
      <w:r w:rsidR="00857AF8">
        <w:rPr>
          <w:lang w:val="pt-BR"/>
        </w:rPr>
        <w:t xml:space="preserve">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.(REFERÊNCIA)</w:t>
      </w:r>
    </w:p>
    <w:p w14:paraId="67A54C97" w14:textId="262FDA67"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w:t>
      </w:r>
      <w:r w:rsidR="00857AF8" w:rsidRPr="001F4C5C">
        <w:rPr>
          <w:noProof/>
          <w:lang w:val="pt-BR" w:eastAsia="ja-JP"/>
        </w:rPr>
        <mc:AlternateContent>
          <mc:Choice Requires="wps">
            <w:drawing>
              <wp:anchor distT="0" distB="0" distL="114300" distR="114300" simplePos="0" relativeHeight="251683840" behindDoc="0" locked="0" layoutInCell="1" allowOverlap="1" wp14:anchorId="4B781BCA" wp14:editId="59CEF38A">
                <wp:simplePos x="0" y="0"/>
                <wp:positionH relativeFrom="margin">
                  <wp:posOffset>-109855</wp:posOffset>
                </wp:positionH>
                <wp:positionV relativeFrom="margin">
                  <wp:posOffset>4598670</wp:posOffset>
                </wp:positionV>
                <wp:extent cx="3009900" cy="227647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530ED0" w:rsidRDefault="00530ED0" w:rsidP="00857AF8">
                            <w:pPr>
                              <w:pStyle w:val="Textodenotaderodap"/>
                              <w:ind w:firstLine="0"/>
                            </w:pPr>
                            <w:r>
                              <w:rPr>
                                <w:noProof/>
                                <w:lang w:val="pt-BR" w:eastAsia="ja-JP"/>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6">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8.65pt;margin-top:362.1pt;width:237pt;height:17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oxfQIAAAc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" stroked="f">
                <v:textbox inset="0,0,0,0">
                  <w:txbxContent>
                    <w:p w14:paraId="76BE7A9E" w14:textId="77777777" w:rsidR="00530ED0" w:rsidRDefault="00530ED0" w:rsidP="00857AF8">
                      <w:pPr>
                        <w:pStyle w:val="Textodenotaderodap"/>
                        <w:ind w:firstLine="0"/>
                      </w:pPr>
                      <w:r>
                        <w:rPr>
                          <w:noProof/>
                          <w:lang w:val="pt-BR" w:eastAsia="ja-JP"/>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6">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57AF8">
        <w:rPr>
          <w:lang w:val="pt-BR"/>
        </w:rPr>
        <w:t xml:space="preserve">a primeira calcula quantos litros de gasolina foram gastados no trajeto e a segunda quanto custaria </w:t>
      </w:r>
      <w:proofErr w:type="gramStart"/>
      <w:r w:rsidR="00857AF8">
        <w:rPr>
          <w:lang w:val="pt-BR"/>
        </w:rPr>
        <w:t>a</w:t>
      </w:r>
      <w:proofErr w:type="gramEnd"/>
      <w:r w:rsidR="00857AF8">
        <w:rPr>
          <w:lang w:val="pt-BR"/>
        </w:rPr>
        <w:t xml:space="preserve"> </w:t>
      </w:r>
      <w:r w:rsidR="002119AE">
        <w:rPr>
          <w:lang w:val="pt-BR"/>
        </w:rPr>
        <w:lastRenderedPageBreak/>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proofErr w:type="gramStart"/>
      <w:r w:rsidRPr="00CB7AB2">
        <w:rPr>
          <w:b/>
          <w:lang w:val="pt-BR"/>
        </w:rPr>
        <w:t>Consumo Itajaí – Navegante</w:t>
      </w:r>
      <w:r w:rsidR="00BC0CFC">
        <w:rPr>
          <w:b/>
          <w:lang w:val="pt-BR"/>
        </w:rPr>
        <w:t>s</w:t>
      </w:r>
      <w:proofErr w:type="gramEnd"/>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proofErr w:type="gramStart"/>
      <w:r w:rsidRPr="00CB7AB2">
        <w:rPr>
          <w:b/>
          <w:lang w:val="pt-BR"/>
        </w:rPr>
        <w:t>Consumo Itajaí – Navegante</w:t>
      </w:r>
      <w:r w:rsidR="00BC0CFC">
        <w:rPr>
          <w:b/>
          <w:lang w:val="pt-BR"/>
        </w:rPr>
        <w:t>s</w:t>
      </w:r>
      <w:r w:rsidRPr="00CB7AB2">
        <w:rPr>
          <w:b/>
          <w:lang w:val="pt-BR"/>
        </w:rPr>
        <w:t xml:space="preserve"> </w:t>
      </w:r>
      <w:r>
        <w:rPr>
          <w:b/>
          <w:lang w:val="pt-BR"/>
        </w:rPr>
        <w:t>pela BR</w:t>
      </w:r>
      <w:proofErr w:type="gramEnd"/>
    </w:p>
    <w:p w14:paraId="37C8643A" w14:textId="376997D8" w:rsidR="00CB7AB2" w:rsidRPr="00CB7AB2" w:rsidRDefault="00CB7AB2" w:rsidP="00BC0CFC">
      <w:pPr>
        <w:ind w:firstLine="202"/>
        <w:jc w:val="both"/>
        <w:rPr>
          <w:b/>
          <w:lang w:val="pt-BR"/>
        </w:rPr>
      </w:pPr>
    </w:p>
    <w:p w14:paraId="1DB9E714" w14:textId="1E0D5A7A" w:rsid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val="pt-BR" w:eastAsia="ja-JP"/>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530ED0" w:rsidRDefault="00530ED0" w:rsidP="001A154B">
                            <w:pPr>
                              <w:pStyle w:val="Textodenotaderodap"/>
                              <w:ind w:firstLine="0"/>
                            </w:pPr>
                            <w:r>
                              <w:rPr>
                                <w:noProof/>
                                <w:lang w:val="pt-BR"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7">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DyfQ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h&#10;PYp0UKMHPnh0rQc0D+npjavA696Anx9gGcocQ3XmTtNPDil90xK141fW6r7lhAG9LJxMnhwdcVwA&#10;2fZvNYNryN7rCDQ0tgu5g2wgQAcej6fSBCoUFs/T86woYYvCXp7lRXoR2SWkmo4b6/xrrjsUjBpb&#10;qH2EJ4c75wMdUk0u4TanpWAbIWWc2N32Rlp0IKCTTfxiBM/cpArOSodjI+K4AizhjrAX+Ma6fy0D&#10;yeu8nG0Wy4tZsSnms/IiXc7SrLwu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5bIQ8n0C&#10;AAAIBQAADgAAAAAAAAAAAAAAAAAuAgAAZHJzL2Uyb0RvYy54bWxQSwECLQAUAAYACAAAACEA2VCp&#10;J+EAAAANAQAADwAAAAAAAAAAAAAAAADXBAAAZHJzL2Rvd25yZXYueG1sUEsFBgAAAAAEAAQA8wAA&#10;AOUFAAAAAA==&#10;" stroked="f">
                <v:textbox inset="0,0,0,0">
                  <w:txbxContent>
                    <w:p w14:paraId="145ADFBA" w14:textId="45E69598" w:rsidR="00530ED0" w:rsidRDefault="00530ED0" w:rsidP="001A154B">
                      <w:pPr>
                        <w:pStyle w:val="Textodenotaderodap"/>
                        <w:ind w:firstLine="0"/>
                      </w:pPr>
                      <w:r>
                        <w:rPr>
                          <w:noProof/>
                          <w:lang w:val="pt-BR"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7">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530ED0"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69F3A7" w:rsidR="00FB6299" w:rsidRDefault="00FB6299" w:rsidP="00BC0CFC">
      <w:pPr>
        <w:ind w:firstLine="202"/>
        <w:jc w:val="both"/>
        <w:rPr>
          <w:lang w:val="pt-BR"/>
        </w:rPr>
      </w:pPr>
      <w:r>
        <w:rPr>
          <w:lang w:val="pt-BR"/>
        </w:rPr>
        <w:t>Portando</w:t>
      </w:r>
      <w:r w:rsidR="00857AF8">
        <w:rPr>
          <w:lang w:val="pt-BR"/>
        </w:rPr>
        <w:t xml:space="preserve">, </w:t>
      </w:r>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lastRenderedPageBreak/>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w:t>
      </w:r>
      <w:proofErr w:type="gramStart"/>
      <w:r>
        <w:t>refer</w:t>
      </w:r>
      <w:proofErr w:type="gramEnd"/>
      <w:r>
        <w:t xml:space="preserve">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65B8E7F0" w:rsidR="00E97B99" w:rsidRDefault="005A708C" w:rsidP="00E97B99">
      <w:pPr>
        <w:pStyle w:val="Ttulo1"/>
      </w:pPr>
      <w:proofErr w:type="spellStart"/>
      <w:r>
        <w:t>Problemas</w:t>
      </w:r>
      <w:proofErr w:type="spellEnd"/>
      <w:r>
        <w:t xml:space="preserve"> </w:t>
      </w:r>
      <w:proofErr w:type="spellStart"/>
      <w:r>
        <w:t>Encontrados</w:t>
      </w:r>
      <w:proofErr w:type="spellEnd"/>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w:t>
      </w:r>
      <w:proofErr w:type="gramStart"/>
      <w:r>
        <w:t>non</w:t>
      </w:r>
      <w:proofErr w:type="gramEnd"/>
      <w:r>
        <w:t>,” “sub,” “micro,” “multi,” and “ultra” are not independent words; they should be joined to the words they modify, usually without a hyphen. There is no period after the “et” in the Latin abbreviation “</w:t>
      </w:r>
      <w:r>
        <w:rPr>
          <w:i/>
          <w:iCs/>
        </w:rPr>
        <w:t>et al.</w:t>
      </w:r>
      <w:r>
        <w:t>” (</w:t>
      </w:r>
      <w:proofErr w:type="gramStart"/>
      <w:r>
        <w:t>it</w:t>
      </w:r>
      <w:proofErr w:type="gramEnd"/>
      <w:r>
        <w:t xml:space="preserve">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8"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ja-JP"/>
        </w:rPr>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proofErr w:type="gramStart"/>
                            <w:r>
                              <w:rPr>
                                <w:vertAlign w:val="superscript"/>
                              </w:rPr>
                              <w:t>a</w:t>
                            </w:r>
                            <w:r>
                              <w:t>Gaussian</w:t>
                            </w:r>
                            <w:proofErr w:type="spellEnd"/>
                            <w:proofErr w:type="gram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proofErr w:type="gramStart"/>
                            <w:r w:rsidRPr="00706004">
                              <w:rPr>
                                <w:sz w:val="16"/>
                                <w:szCs w:val="16"/>
                                <w:lang w:val="pt-BR"/>
                              </w:rPr>
                              <w:t>1</w:t>
                            </w:r>
                            <w:proofErr w:type="gramEnd"/>
                            <w:r w:rsidRPr="00706004">
                              <w:rPr>
                                <w:sz w:val="16"/>
                                <w:szCs w:val="16"/>
                                <w:lang w:val="pt-BR"/>
                              </w:rPr>
                              <w:t xml:space="preserve">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proofErr w:type="gramStart"/>
                      <w:r>
                        <w:rPr>
                          <w:vertAlign w:val="superscript"/>
                        </w:rPr>
                        <w:t>a</w:t>
                      </w:r>
                      <w:r>
                        <w:t>Gaussian</w:t>
                      </w:r>
                      <w:proofErr w:type="spellEnd"/>
                      <w:proofErr w:type="gram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v:textbox>
                <w10:wrap type="square" anchorx="margin" anchory="margin"/>
              </v:shape>
            </w:pict>
          </mc:Fallback>
        </mc:AlternateContent>
      </w:r>
    </w:p>
    <w:p w14:paraId="0037124E" w14:textId="2FF463B0" w:rsidR="00E97402" w:rsidRDefault="00E97402" w:rsidP="001F4C5C">
      <w:pPr>
        <w:pStyle w:val="Ttulo1"/>
        <w:jc w:val="both"/>
      </w:pPr>
      <w:proofErr w:type="spellStart"/>
      <w:r>
        <w:t>Conclus</w:t>
      </w:r>
      <w:r w:rsidR="005A708C">
        <w:t>ão</w:t>
      </w:r>
      <w:proofErr w:type="spellEnd"/>
    </w:p>
    <w:p w14:paraId="6C7DAB76" w14:textId="77777777" w:rsidR="00D64E90" w:rsidRDefault="00E97402" w:rsidP="00D64E90">
      <w:pPr>
        <w:pStyle w:val="Ttulo2"/>
        <w:numPr>
          <w:ilvl w:val="0"/>
          <w:numId w:val="0"/>
        </w:numPr>
        <w:rPr>
          <w:i w:val="0"/>
        </w:rPr>
      </w:pPr>
      <w:r w:rsidRPr="00CD684F">
        <w:rPr>
          <w:i w:val="0"/>
        </w:rPr>
        <w:t>A conclusion section is not required. Although a conclusion may review the main points of the paper, do not replicate the abstract as the conclusion. A conclusion might elaborate on the importance of the work or suggest applications and extensions.</w:t>
      </w:r>
    </w:p>
    <w:p w14:paraId="4BC5C60B" w14:textId="2C27B199" w:rsidR="00C075EF" w:rsidRPr="00D64E90" w:rsidRDefault="00E97402" w:rsidP="00D64E90">
      <w:pPr>
        <w:pStyle w:val="Ttulo2"/>
        <w:numPr>
          <w:ilvl w:val="0"/>
          <w:numId w:val="0"/>
        </w:numPr>
        <w:rPr>
          <w:i w:val="0"/>
        </w:rPr>
      </w:pPr>
      <w:r w:rsidRPr="00CD684F">
        <w:rPr>
          <w:i w:val="0"/>
        </w:rPr>
        <w:t xml:space="preserve"> </w:t>
      </w:r>
    </w:p>
    <w:p w14:paraId="20716BEF" w14:textId="38F158BC" w:rsidR="00E97402" w:rsidRDefault="00E97402">
      <w:pPr>
        <w:pStyle w:val="ReferenceHead"/>
      </w:pPr>
      <w:proofErr w:type="spellStart"/>
      <w:r>
        <w:t>Referenc</w:t>
      </w:r>
      <w:r w:rsidR="00610016">
        <w:t>ias</w:t>
      </w:r>
      <w:proofErr w:type="spellEnd"/>
    </w:p>
    <w:p w14:paraId="2BFB8A6A" w14:textId="77777777" w:rsidR="009B27CB" w:rsidRDefault="009B27CB" w:rsidP="009B27CB">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Availa</w:t>
      </w:r>
      <w:r>
        <w:rPr>
          <w:spacing w:val="1"/>
        </w:rPr>
        <w:t>b</w:t>
      </w:r>
      <w:r>
        <w:t xml:space="preserve">le: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110E9931" w:rsidR="009B27CB" w:rsidRDefault="009B27CB" w:rsidP="00DE0C08">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Computers &amp; Mathematics with 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Availa</w:t>
      </w:r>
      <w:r>
        <w:rPr>
          <w:spacing w:val="1"/>
        </w:rPr>
        <w:t>b</w:t>
      </w:r>
      <w:r>
        <w:t xml:space="preserve">le: </w:t>
      </w:r>
      <w:r w:rsidR="00DE0C08" w:rsidRPr="00DE0C08">
        <w:t>http://www.sciencedirect.com/science/article/pii/0898122183900135</w:t>
      </w:r>
    </w:p>
    <w:p w14:paraId="0ACFF0E6" w14:textId="77777777" w:rsidR="009B27CB" w:rsidRPr="00837E47" w:rsidRDefault="009B27CB" w:rsidP="00E96A3A">
      <w:pPr>
        <w:autoSpaceDE w:val="0"/>
        <w:autoSpaceDN w:val="0"/>
        <w:adjustRightInd w:val="0"/>
        <w:jc w:val="both"/>
        <w:rPr>
          <w:rFonts w:ascii="Times-Roman" w:hAnsi="Times-Roman" w:cs="Times-Roman"/>
        </w:rPr>
        <w:sectPr w:rsidR="009B27CB" w:rsidRPr="00837E47" w:rsidSect="00837E47">
          <w:headerReference w:type="default" r:id="rId19"/>
          <w:type w:val="continuous"/>
          <w:pgSz w:w="12240" w:h="15840" w:code="1"/>
          <w:pgMar w:top="1008" w:right="936" w:bottom="1008" w:left="936" w:header="432" w:footer="432" w:gutter="0"/>
          <w:cols w:num="2" w:space="288"/>
        </w:sectPr>
      </w:pP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96301" w15:done="0"/>
  <w15:commentEx w15:paraId="0D3B23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2A1BE7" w14:textId="77777777" w:rsidR="00BB3787" w:rsidRDefault="00BB3787">
      <w:r>
        <w:separator/>
      </w:r>
    </w:p>
  </w:endnote>
  <w:endnote w:type="continuationSeparator" w:id="0">
    <w:p w14:paraId="5CCC2ECD" w14:textId="77777777" w:rsidR="00BB3787" w:rsidRDefault="00BB3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BBF2FB" w14:textId="77777777" w:rsidR="00BB3787" w:rsidRDefault="00BB3787"/>
  </w:footnote>
  <w:footnote w:type="continuationSeparator" w:id="0">
    <w:p w14:paraId="3EE58B49" w14:textId="77777777" w:rsidR="00BB3787" w:rsidRDefault="00BB3787">
      <w:r>
        <w:continuationSeparator/>
      </w:r>
    </w:p>
  </w:footnote>
  <w:footnote w:id="1">
    <w:p w14:paraId="3BB80BC9" w14:textId="791E436B" w:rsidR="00530ED0" w:rsidRDefault="00530ED0" w:rsidP="0090608B">
      <w:pPr>
        <w:pStyle w:val="Textodenotaderodap"/>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6E9BDD68" w:rsidR="00530ED0" w:rsidRDefault="00530ED0">
    <w:pPr>
      <w:framePr w:wrap="auto" w:vAnchor="text" w:hAnchor="margin" w:xAlign="right" w:y="1"/>
    </w:pPr>
    <w:r>
      <w:fldChar w:fldCharType="begin"/>
    </w:r>
    <w:r>
      <w:instrText xml:space="preserve">PAGE  </w:instrText>
    </w:r>
    <w:r>
      <w:fldChar w:fldCharType="separate"/>
    </w:r>
    <w:r w:rsidR="00AF774D">
      <w:rPr>
        <w:noProof/>
      </w:rPr>
      <w:t>3</w:t>
    </w:r>
    <w:r>
      <w:fldChar w:fldCharType="end"/>
    </w:r>
  </w:p>
  <w:p w14:paraId="2D5740AD" w14:textId="77777777" w:rsidR="00530ED0" w:rsidRDefault="00530ED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gustop Maid">
    <w15:presenceInfo w15:providerId="None" w15:userId="Augustop M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0EC0"/>
    <w:rsid w:val="004C1E16"/>
    <w:rsid w:val="004C2543"/>
    <w:rsid w:val="004C3053"/>
    <w:rsid w:val="004D15CA"/>
    <w:rsid w:val="004E3E4C"/>
    <w:rsid w:val="004F23A0"/>
    <w:rsid w:val="005003E3"/>
    <w:rsid w:val="005052CD"/>
    <w:rsid w:val="00530ED0"/>
    <w:rsid w:val="00550A26"/>
    <w:rsid w:val="00550BF5"/>
    <w:rsid w:val="005546D5"/>
    <w:rsid w:val="00567A70"/>
    <w:rsid w:val="00581B31"/>
    <w:rsid w:val="005A2A15"/>
    <w:rsid w:val="005A708C"/>
    <w:rsid w:val="005B0AAE"/>
    <w:rsid w:val="005D1B15"/>
    <w:rsid w:val="005D2824"/>
    <w:rsid w:val="005D4F1A"/>
    <w:rsid w:val="005D54D3"/>
    <w:rsid w:val="005D72BB"/>
    <w:rsid w:val="005E692F"/>
    <w:rsid w:val="00602ECA"/>
    <w:rsid w:val="00610016"/>
    <w:rsid w:val="00614A12"/>
    <w:rsid w:val="0062114B"/>
    <w:rsid w:val="00623698"/>
    <w:rsid w:val="00625E96"/>
    <w:rsid w:val="00647C09"/>
    <w:rsid w:val="00651F2C"/>
    <w:rsid w:val="00693D5D"/>
    <w:rsid w:val="006A111A"/>
    <w:rsid w:val="006B7F03"/>
    <w:rsid w:val="00706004"/>
    <w:rsid w:val="00725B45"/>
    <w:rsid w:val="00771624"/>
    <w:rsid w:val="007A5C70"/>
    <w:rsid w:val="007C4336"/>
    <w:rsid w:val="007F7AA6"/>
    <w:rsid w:val="0081033C"/>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46A8"/>
    <w:rsid w:val="008E62CD"/>
    <w:rsid w:val="008F594A"/>
    <w:rsid w:val="00904C7E"/>
    <w:rsid w:val="0090608B"/>
    <w:rsid w:val="0091035B"/>
    <w:rsid w:val="009139D8"/>
    <w:rsid w:val="00922F96"/>
    <w:rsid w:val="00930EE0"/>
    <w:rsid w:val="009463CC"/>
    <w:rsid w:val="00981E0D"/>
    <w:rsid w:val="00987FB8"/>
    <w:rsid w:val="00990DC5"/>
    <w:rsid w:val="009A1F6E"/>
    <w:rsid w:val="009B27CB"/>
    <w:rsid w:val="009C7D17"/>
    <w:rsid w:val="009E484E"/>
    <w:rsid w:val="009E75A5"/>
    <w:rsid w:val="009F1C9C"/>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AF774D"/>
    <w:rsid w:val="00B036BE"/>
    <w:rsid w:val="00B12729"/>
    <w:rsid w:val="00B47B59"/>
    <w:rsid w:val="00B53F81"/>
    <w:rsid w:val="00B56C2B"/>
    <w:rsid w:val="00B61CB0"/>
    <w:rsid w:val="00B65BD3"/>
    <w:rsid w:val="00B70469"/>
    <w:rsid w:val="00B72DD8"/>
    <w:rsid w:val="00B72E09"/>
    <w:rsid w:val="00B76B57"/>
    <w:rsid w:val="00BB378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06E43"/>
    <w:rsid w:val="00D14C6B"/>
    <w:rsid w:val="00D43FE6"/>
    <w:rsid w:val="00D5536F"/>
    <w:rsid w:val="00D56935"/>
    <w:rsid w:val="00D61540"/>
    <w:rsid w:val="00D64E90"/>
    <w:rsid w:val="00D671DD"/>
    <w:rsid w:val="00D758C6"/>
    <w:rsid w:val="00D90C10"/>
    <w:rsid w:val="00D92E96"/>
    <w:rsid w:val="00DA258C"/>
    <w:rsid w:val="00DA2684"/>
    <w:rsid w:val="00DA3B73"/>
    <w:rsid w:val="00DD4EE9"/>
    <w:rsid w:val="00DE07FA"/>
    <w:rsid w:val="00DE0C08"/>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ieee.org/web/publications/authors/transjnl/index.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ieee.org/organizations/pubs/ani_prod/keywrd98.txt"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keywords@ieee.org" TargetMode="External"/><Relationship Id="rId14" Type="http://schemas.openxmlformats.org/officeDocument/2006/relationships/image" Target="media/image4.pn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C973F-C8F3-48F4-BB4B-AFA96A663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4</Pages>
  <Words>1993</Words>
  <Characters>10764</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12732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Adson Estevesa</cp:lastModifiedBy>
  <cp:revision>32</cp:revision>
  <cp:lastPrinted>2012-08-02T18:53:00Z</cp:lastPrinted>
  <dcterms:created xsi:type="dcterms:W3CDTF">2016-11-28T23:53:00Z</dcterms:created>
  <dcterms:modified xsi:type="dcterms:W3CDTF">2016-12-03T22:19:00Z</dcterms:modified>
</cp:coreProperties>
</file>