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A17683B" w14:textId="77777777" w:rsidR="00E97402" w:rsidRDefault="00E97402">
      <w:pPr>
        <w:pStyle w:val="Text"/>
        <w:ind w:firstLine="0"/>
        <w:rPr>
          <w:sz w:val="18"/>
          <w:szCs w:val="18"/>
        </w:rPr>
      </w:pPr>
      <w:r>
        <w:rPr>
          <w:sz w:val="18"/>
          <w:szCs w:val="18"/>
        </w:rPr>
        <w:footnoteReference w:customMarkFollows="1" w:id="1"/>
        <w:sym w:font="Symbol" w:char="F020"/>
      </w:r>
    </w:p>
    <w:p w14:paraId="1F068198" w14:textId="3941A3E4" w:rsidR="00E97402" w:rsidRPr="00171D91" w:rsidRDefault="00E97402">
      <w:pPr>
        <w:pStyle w:val="Ttulo"/>
        <w:framePr w:wrap="notBeside"/>
        <w:rPr>
          <w:lang w:val="pt-BR"/>
        </w:rPr>
      </w:pPr>
      <w:r w:rsidRPr="00171D91">
        <w:rPr>
          <w:i/>
          <w:iCs/>
          <w:lang w:val="pt-BR"/>
        </w:rPr>
        <w:t xml:space="preserve"> </w:t>
      </w:r>
      <w:r w:rsidR="00171D91">
        <w:rPr>
          <w:lang w:val="pt-BR"/>
        </w:rPr>
        <w:t xml:space="preserve">Simulação de possível melhora de mobilidade e redução de custo ao construir uma ponte entre Itajaí e Navegantes próxima ao ferry </w:t>
      </w:r>
      <w:proofErr w:type="spellStart"/>
      <w:r w:rsidR="00171D91">
        <w:rPr>
          <w:lang w:val="pt-BR"/>
        </w:rPr>
        <w:t>boat</w:t>
      </w:r>
      <w:proofErr w:type="spellEnd"/>
    </w:p>
    <w:p w14:paraId="57A655BF" w14:textId="051E3A1A" w:rsidR="00E97402" w:rsidRPr="00CD18A5" w:rsidRDefault="00171D91">
      <w:pPr>
        <w:pStyle w:val="Authors"/>
        <w:framePr w:wrap="notBeside"/>
        <w:rPr>
          <w:lang w:val="pt-BR"/>
        </w:rPr>
      </w:pPr>
      <w:r w:rsidRPr="00CD18A5">
        <w:rPr>
          <w:lang w:val="pt-BR"/>
        </w:rPr>
        <w:t>Adson M</w:t>
      </w:r>
      <w:r w:rsidR="00CD18A5" w:rsidRPr="00CD18A5">
        <w:rPr>
          <w:lang w:val="pt-BR"/>
        </w:rPr>
        <w:t>arques da Silva</w:t>
      </w:r>
      <w:r w:rsidRPr="00CD18A5">
        <w:rPr>
          <w:lang w:val="pt-BR"/>
        </w:rPr>
        <w:t xml:space="preserve"> Est</w:t>
      </w:r>
      <w:r w:rsidR="00CD18A5" w:rsidRPr="00CD18A5">
        <w:rPr>
          <w:lang w:val="pt-BR"/>
        </w:rPr>
        <w:t>eves, Alisson Steffens Henrique e</w:t>
      </w:r>
      <w:r w:rsidRPr="00CD18A5">
        <w:rPr>
          <w:lang w:val="pt-BR"/>
        </w:rPr>
        <w:t xml:space="preserve"> Augusto </w:t>
      </w:r>
      <w:proofErr w:type="spellStart"/>
      <w:r w:rsidRPr="00CD18A5">
        <w:rPr>
          <w:lang w:val="pt-BR"/>
        </w:rPr>
        <w:t>Plus</w:t>
      </w:r>
      <w:r w:rsidR="00CD18A5" w:rsidRPr="00CD18A5">
        <w:rPr>
          <w:lang w:val="pt-BR"/>
        </w:rPr>
        <w:t>c</w:t>
      </w:r>
      <w:r w:rsidRPr="00CD18A5">
        <w:rPr>
          <w:lang w:val="pt-BR"/>
        </w:rPr>
        <w:t>hkat</w:t>
      </w:r>
      <w:proofErr w:type="spellEnd"/>
    </w:p>
    <w:p w14:paraId="23345CB3" w14:textId="7978C4A4" w:rsidR="00E97402" w:rsidRDefault="00E97402">
      <w:pPr>
        <w:pStyle w:val="Abstract"/>
      </w:pPr>
      <w:r>
        <w:rPr>
          <w:i/>
          <w:iCs/>
        </w:rPr>
        <w:t>Abstract</w:t>
      </w:r>
      <w:r>
        <w:t xml:space="preserve">—These instructions give you guidelines for preparing papers for IEEE </w:t>
      </w:r>
      <w:r w:rsidR="00C621D6">
        <w:t>Transactions</w:t>
      </w:r>
      <w:r>
        <w:t xml:space="preserve"> and </w:t>
      </w:r>
      <w:r w:rsidR="00C621D6">
        <w:t>Journals</w:t>
      </w:r>
      <w:r>
        <w:rPr>
          <w:i/>
          <w:iCs/>
        </w:rPr>
        <w:t>.</w:t>
      </w:r>
      <w:r>
        <w:t xml:space="preserve"> Use this document as a template if you are using Microsoft </w:t>
      </w:r>
      <w:r>
        <w:rPr>
          <w:i/>
          <w:iCs/>
        </w:rPr>
        <w:t>Word</w:t>
      </w:r>
      <w:r>
        <w:t xml:space="preserve"> 6.0 or later. Otherwise, use this document as an instruction set. The electronic file of your paper will be formatted further at IEEE. </w:t>
      </w:r>
      <w:r w:rsidR="00392DBA">
        <w:t>Paper titles should be written in uppercase and lowercase letters, not all uppercase. Avoid writing long formulas with subscripts in the title; short formulas that identify the elements are fine (e.g., "</w:t>
      </w:r>
      <w:proofErr w:type="spellStart"/>
      <w:r w:rsidR="00392DBA">
        <w:t>Nd</w:t>
      </w:r>
      <w:proofErr w:type="spellEnd"/>
      <w:r w:rsidR="00392DBA">
        <w:t xml:space="preserve">–Fe–B"). Do not write “(Invited)” in the title. Full names of authors are preferred in the author field, but are not required. Put a space between authors’ initials. </w:t>
      </w:r>
      <w:r>
        <w:t>Define all symbols used in the abstract. Do not cite references in the abstract. Do not delete the blank line immediately above the abstract; it sets the footnote at the bottom of this column.</w:t>
      </w:r>
      <w:r w:rsidR="00D5536F">
        <w:t xml:space="preserve"> </w:t>
      </w:r>
    </w:p>
    <w:p w14:paraId="2AD5107A" w14:textId="77777777" w:rsidR="00E97402" w:rsidRDefault="00E97402"/>
    <w:p w14:paraId="4AE5DCCE" w14:textId="79E23BA7" w:rsidR="00E97402" w:rsidRDefault="00E97402">
      <w:pPr>
        <w:pStyle w:val="IndexTerms"/>
      </w:pPr>
      <w:bookmarkStart w:id="0" w:name="PointTmp"/>
      <w:r>
        <w:rPr>
          <w:i/>
          <w:iCs/>
        </w:rPr>
        <w:t>Index Terms</w:t>
      </w:r>
      <w:r>
        <w:t>—</w:t>
      </w:r>
      <w:r w:rsidR="00D5536F">
        <w:t xml:space="preserve">Enter </w:t>
      </w:r>
      <w:r>
        <w:t xml:space="preserve">key words or phrases in alphabetical order, separated by commas. For a list of suggested keywords, send a blank e-mail to </w:t>
      </w:r>
      <w:hyperlink r:id="rId8" w:history="1">
        <w:r>
          <w:rPr>
            <w:rStyle w:val="Hyperlink"/>
          </w:rPr>
          <w:t>keywords@ieee.org</w:t>
        </w:r>
      </w:hyperlink>
      <w:r>
        <w:t xml:space="preserve"> or visit </w:t>
      </w:r>
      <w:hyperlink r:id="rId9" w:history="1">
        <w:r w:rsidRPr="00F65266">
          <w:rPr>
            <w:rStyle w:val="Hyperlink"/>
            <w:b w:val="0"/>
            <w:bCs w:val="0"/>
            <w:szCs w:val="20"/>
          </w:rPr>
          <w:t>http://www.ieee.org/organizations/pubs/ani_prod/keywrd98.txt</w:t>
        </w:r>
      </w:hyperlink>
    </w:p>
    <w:p w14:paraId="6F54A56C" w14:textId="77777777" w:rsidR="00E97402" w:rsidRDefault="00E97402"/>
    <w:bookmarkEnd w:id="0"/>
    <w:p w14:paraId="1D5B113B" w14:textId="1341A27C" w:rsidR="00E97402" w:rsidRDefault="00706004">
      <w:pPr>
        <w:pStyle w:val="Ttulo1"/>
      </w:pPr>
      <w:proofErr w:type="spellStart"/>
      <w:r>
        <w:t>Introdução</w:t>
      </w:r>
      <w:proofErr w:type="spellEnd"/>
    </w:p>
    <w:p w14:paraId="49B0B49D" w14:textId="7735E252" w:rsidR="00E97402" w:rsidRDefault="0090608B">
      <w:pPr>
        <w:pStyle w:val="Text"/>
        <w:keepNext/>
        <w:framePr w:dropCap="drop" w:lines="2" w:wrap="auto" w:vAnchor="text" w:hAnchor="text"/>
        <w:spacing w:line="480" w:lineRule="exact"/>
        <w:ind w:firstLine="0"/>
        <w:rPr>
          <w:smallCaps/>
          <w:position w:val="-3"/>
          <w:sz w:val="56"/>
          <w:szCs w:val="56"/>
        </w:rPr>
      </w:pPr>
      <w:r>
        <w:rPr>
          <w:position w:val="-3"/>
          <w:sz w:val="56"/>
          <w:szCs w:val="56"/>
          <w:lang w:val="pt-BR"/>
        </w:rPr>
        <w:t>C</w:t>
      </w:r>
    </w:p>
    <w:p w14:paraId="4BE340B6" w14:textId="0968B070" w:rsidR="00706004" w:rsidRDefault="0090608B">
      <w:pPr>
        <w:pStyle w:val="Text"/>
        <w:ind w:firstLine="0"/>
        <w:rPr>
          <w:lang w:val="pt-BR"/>
        </w:rPr>
      </w:pPr>
      <w:r>
        <w:rPr>
          <w:smallCaps/>
          <w:lang w:val="pt-BR"/>
        </w:rPr>
        <w:t>OM</w:t>
      </w:r>
      <w:r w:rsidRPr="0090608B">
        <w:rPr>
          <w:lang w:val="pt-BR"/>
        </w:rPr>
        <w:t xml:space="preserve"> </w:t>
      </w:r>
      <w:r>
        <w:rPr>
          <w:lang w:val="pt-BR"/>
        </w:rPr>
        <w:t xml:space="preserve">o aumento do número de automóveis na cidade de Itajaí seja por habitantes comprando automóveis próprios, turistas que utilizam o aeroporto em Navegantes ou habitantes de Navegantes que vem trabalhar em Itajaí, certos pontos da cidade tendem a </w:t>
      </w:r>
      <w:del w:id="1" w:author="Alisson Steffens Henrique" w:date="2016-12-02T21:08:00Z">
        <w:r w:rsidDel="008D59D4">
          <w:rPr>
            <w:lang w:val="pt-BR"/>
          </w:rPr>
          <w:delText>ficar lentos</w:delText>
        </w:r>
      </w:del>
      <w:ins w:id="2" w:author="Alisson Steffens Henrique" w:date="2016-12-02T21:08:00Z">
        <w:r w:rsidR="008D59D4">
          <w:rPr>
            <w:lang w:val="pt-BR"/>
          </w:rPr>
          <w:t>apresentar lentid</w:t>
        </w:r>
      </w:ins>
      <w:ins w:id="3" w:author="Alisson Steffens Henrique" w:date="2016-12-02T21:09:00Z">
        <w:r w:rsidR="008D59D4">
          <w:rPr>
            <w:lang w:val="pt-BR"/>
          </w:rPr>
          <w:t>ão</w:t>
        </w:r>
      </w:ins>
      <w:r>
        <w:rPr>
          <w:lang w:val="pt-BR"/>
        </w:rPr>
        <w:t xml:space="preserve"> durante horários de pico, principalmente </w:t>
      </w:r>
      <w:ins w:id="4" w:author="Alisson Steffens Henrique" w:date="2016-12-02T21:09:00Z">
        <w:r w:rsidR="008D59D4">
          <w:rPr>
            <w:lang w:val="pt-BR"/>
          </w:rPr>
          <w:t xml:space="preserve">entre </w:t>
        </w:r>
      </w:ins>
      <w:r>
        <w:rPr>
          <w:lang w:val="pt-BR"/>
        </w:rPr>
        <w:t xml:space="preserve">as rotas que </w:t>
      </w:r>
      <w:del w:id="5" w:author="Alisson Steffens Henrique" w:date="2016-12-02T21:10:00Z">
        <w:r w:rsidDel="008D59D4">
          <w:rPr>
            <w:lang w:val="pt-BR"/>
          </w:rPr>
          <w:delText xml:space="preserve">ligam </w:delText>
        </w:r>
      </w:del>
      <w:ins w:id="6" w:author="Alisson Steffens Henrique" w:date="2016-12-02T21:10:00Z">
        <w:r w:rsidR="008D59D4">
          <w:rPr>
            <w:lang w:val="pt-BR"/>
          </w:rPr>
          <w:t xml:space="preserve">conectam as cidades de </w:t>
        </w:r>
      </w:ins>
      <w:r>
        <w:rPr>
          <w:lang w:val="pt-BR"/>
        </w:rPr>
        <w:t xml:space="preserve">Itajaí </w:t>
      </w:r>
      <w:ins w:id="7" w:author="Alisson Steffens Henrique" w:date="2016-12-02T21:10:00Z">
        <w:r w:rsidR="008D59D4">
          <w:rPr>
            <w:lang w:val="pt-BR"/>
          </w:rPr>
          <w:t>e</w:t>
        </w:r>
      </w:ins>
      <w:del w:id="8" w:author="Alisson Steffens Henrique" w:date="2016-12-02T21:10:00Z">
        <w:r w:rsidDel="008D59D4">
          <w:rPr>
            <w:lang w:val="pt-BR"/>
          </w:rPr>
          <w:delText>a</w:delText>
        </w:r>
      </w:del>
      <w:r>
        <w:rPr>
          <w:lang w:val="pt-BR"/>
        </w:rPr>
        <w:t xml:space="preserve"> Navegantes. </w:t>
      </w:r>
    </w:p>
    <w:p w14:paraId="3C130399" w14:textId="267FBD02" w:rsidR="008C0E06" w:rsidRDefault="008C0E06">
      <w:pPr>
        <w:pStyle w:val="Text"/>
        <w:ind w:firstLine="0"/>
        <w:rPr>
          <w:lang w:val="pt-BR"/>
        </w:rPr>
      </w:pPr>
      <w:r>
        <w:rPr>
          <w:lang w:val="pt-BR"/>
        </w:rPr>
        <w:tab/>
        <w:t xml:space="preserve">Duas rotas principais são utilizadas nessa travessia, </w:t>
      </w:r>
      <w:del w:id="9" w:author="Alisson Steffens Henrique" w:date="2016-12-02T21:10:00Z">
        <w:r w:rsidDel="008D59D4">
          <w:rPr>
            <w:lang w:val="pt-BR"/>
          </w:rPr>
          <w:delText xml:space="preserve">uma é </w:delText>
        </w:r>
      </w:del>
      <w:ins w:id="10" w:author="Alisson Steffens Henrique" w:date="2016-12-02T21:10:00Z">
        <w:r w:rsidR="008D59D4">
          <w:rPr>
            <w:lang w:val="pt-BR"/>
          </w:rPr>
          <w:t xml:space="preserve"> </w:t>
        </w:r>
      </w:ins>
      <w:r>
        <w:rPr>
          <w:lang w:val="pt-BR"/>
        </w:rPr>
        <w:t xml:space="preserve">a via pela BR-101 e BR-470, </w:t>
      </w:r>
      <w:ins w:id="11" w:author="Alisson Steffens Henrique" w:date="2016-12-02T21:10:00Z">
        <w:r w:rsidR="008D59D4">
          <w:rPr>
            <w:lang w:val="pt-BR"/>
          </w:rPr>
          <w:t xml:space="preserve">e </w:t>
        </w:r>
      </w:ins>
      <w:r>
        <w:rPr>
          <w:lang w:val="pt-BR"/>
        </w:rPr>
        <w:t>a</w:t>
      </w:r>
      <w:del w:id="12" w:author="Alisson Steffens Henrique" w:date="2016-12-02T21:10:00Z">
        <w:r w:rsidDel="008D59D4">
          <w:rPr>
            <w:lang w:val="pt-BR"/>
          </w:rPr>
          <w:delText xml:space="preserve"> outra é</w:delText>
        </w:r>
      </w:del>
      <w:r>
        <w:rPr>
          <w:lang w:val="pt-BR"/>
        </w:rPr>
        <w:t xml:space="preserve"> via </w:t>
      </w:r>
      <w:ins w:id="13" w:author="Alisson Steffens Henrique" w:date="2016-12-02T21:10:00Z">
        <w:r w:rsidR="008D59D4">
          <w:rPr>
            <w:lang w:val="pt-BR"/>
          </w:rPr>
          <w:t>pel</w:t>
        </w:r>
      </w:ins>
      <w:r>
        <w:rPr>
          <w:lang w:val="pt-BR"/>
        </w:rPr>
        <w:t xml:space="preserve">a Avenida Santos Dumont, </w:t>
      </w:r>
      <w:del w:id="14" w:author="Alisson Steffens Henrique" w:date="2016-12-02T21:10:00Z">
        <w:r w:rsidDel="008D59D4">
          <w:rPr>
            <w:lang w:val="pt-BR"/>
          </w:rPr>
          <w:delText xml:space="preserve">porém </w:delText>
        </w:r>
      </w:del>
      <w:r w:rsidR="009139D8">
        <w:rPr>
          <w:lang w:val="pt-BR"/>
        </w:rPr>
        <w:t xml:space="preserve">o primeiro trajeto </w:t>
      </w:r>
      <w:ins w:id="15" w:author="Alisson Steffens Henrique" w:date="2016-12-02T21:10:00Z">
        <w:r w:rsidR="008D59D4">
          <w:rPr>
            <w:lang w:val="pt-BR"/>
          </w:rPr>
          <w:t xml:space="preserve">porém </w:t>
        </w:r>
      </w:ins>
      <w:del w:id="16" w:author="Alisson Steffens Henrique" w:date="2016-12-02T21:11:00Z">
        <w:r w:rsidR="009139D8" w:rsidDel="008D59D4">
          <w:rPr>
            <w:lang w:val="pt-BR"/>
          </w:rPr>
          <w:delText>tem</w:delText>
        </w:r>
      </w:del>
      <w:ins w:id="17" w:author="Alisson Steffens Henrique" w:date="2016-12-02T21:11:00Z">
        <w:r w:rsidR="008D59D4">
          <w:rPr>
            <w:lang w:val="pt-BR"/>
          </w:rPr>
          <w:t xml:space="preserve">percorre uma </w:t>
        </w:r>
      </w:ins>
      <w:ins w:id="18" w:author="Alisson Steffens Henrique" w:date="2016-12-02T21:12:00Z">
        <w:r w:rsidR="008D59D4">
          <w:rPr>
            <w:lang w:val="pt-BR"/>
          </w:rPr>
          <w:t>distância</w:t>
        </w:r>
      </w:ins>
      <w:ins w:id="19" w:author="Alisson Steffens Henrique" w:date="2016-12-02T21:11:00Z">
        <w:r w:rsidR="008D59D4">
          <w:rPr>
            <w:lang w:val="pt-BR"/>
          </w:rPr>
          <w:t xml:space="preserve"> de</w:t>
        </w:r>
      </w:ins>
      <w:r w:rsidR="009139D8">
        <w:rPr>
          <w:lang w:val="pt-BR"/>
        </w:rPr>
        <w:t xml:space="preserve"> 24 Km</w:t>
      </w:r>
      <w:del w:id="20" w:author="Alisson Steffens Henrique" w:date="2016-12-02T21:12:00Z">
        <w:r w:rsidR="009139D8" w:rsidDel="008D59D4">
          <w:rPr>
            <w:lang w:val="pt-BR"/>
          </w:rPr>
          <w:delText xml:space="preserve"> de distância</w:delText>
        </w:r>
      </w:del>
      <w:r w:rsidR="009139D8">
        <w:rPr>
          <w:lang w:val="pt-BR"/>
        </w:rPr>
        <w:t>, enquanto</w:t>
      </w:r>
      <w:ins w:id="21" w:author="Alisson Steffens Henrique" w:date="2016-12-02T21:12:00Z">
        <w:r w:rsidR="008D59D4">
          <w:rPr>
            <w:lang w:val="pt-BR"/>
          </w:rPr>
          <w:t xml:space="preserve"> no segundo trajeto, a distância é de apenas </w:t>
        </w:r>
      </w:ins>
      <w:del w:id="22" w:author="Alisson Steffens Henrique" w:date="2016-12-02T21:12:00Z">
        <w:r w:rsidR="009139D8" w:rsidDel="008D59D4">
          <w:rPr>
            <w:lang w:val="pt-BR"/>
          </w:rPr>
          <w:delText xml:space="preserve"> o </w:delText>
        </w:r>
        <w:r w:rsidDel="008D59D4">
          <w:rPr>
            <w:lang w:val="pt-BR"/>
          </w:rPr>
          <w:delText>segundo trajeto</w:delText>
        </w:r>
        <w:r w:rsidR="009139D8" w:rsidDel="008D59D4">
          <w:rPr>
            <w:lang w:val="pt-BR"/>
          </w:rPr>
          <w:delText xml:space="preserve"> tem </w:delText>
        </w:r>
      </w:del>
      <w:r w:rsidR="009139D8">
        <w:rPr>
          <w:lang w:val="pt-BR"/>
        </w:rPr>
        <w:t>2,7 Km</w:t>
      </w:r>
      <w:del w:id="23" w:author="Alisson Steffens Henrique" w:date="2016-12-02T21:13:00Z">
        <w:r w:rsidR="009139D8" w:rsidDel="008D59D4">
          <w:rPr>
            <w:lang w:val="pt-BR"/>
          </w:rPr>
          <w:delText xml:space="preserve"> de distância</w:delText>
        </w:r>
        <w:r w:rsidR="00CD18A5" w:rsidDel="008D59D4">
          <w:rPr>
            <w:lang w:val="pt-BR"/>
          </w:rPr>
          <w:delText xml:space="preserve"> e</w:delText>
        </w:r>
        <w:r w:rsidR="009139D8" w:rsidDel="008D59D4">
          <w:rPr>
            <w:lang w:val="pt-BR"/>
          </w:rPr>
          <w:delText xml:space="preserve"> </w:delText>
        </w:r>
        <w:r w:rsidDel="008D59D4">
          <w:rPr>
            <w:lang w:val="pt-BR"/>
          </w:rPr>
          <w:delText xml:space="preserve">contém </w:delText>
        </w:r>
      </w:del>
      <w:ins w:id="24" w:author="Alisson Steffens Henrique" w:date="2016-12-02T21:13:00Z">
        <w:r w:rsidR="008D59D4">
          <w:rPr>
            <w:lang w:val="pt-BR"/>
          </w:rPr>
          <w:t xml:space="preserve">, contando com </w:t>
        </w:r>
      </w:ins>
      <w:r>
        <w:rPr>
          <w:lang w:val="pt-BR"/>
        </w:rPr>
        <w:t>uma Balsa intermediária, que atravessa o Rio Itajaí-Açu</w:t>
      </w:r>
      <w:r w:rsidR="00CD18A5">
        <w:rPr>
          <w:lang w:val="pt-BR"/>
        </w:rPr>
        <w:t xml:space="preserve">, </w:t>
      </w:r>
      <w:ins w:id="25" w:author="Alisson Steffens Henrique" w:date="2016-12-02T21:13:00Z">
        <w:r w:rsidR="008D59D4">
          <w:rPr>
            <w:lang w:val="pt-BR"/>
          </w:rPr>
          <w:t>cuja travessia é cobrada uma quantia de</w:t>
        </w:r>
      </w:ins>
      <w:del w:id="26" w:author="Alisson Steffens Henrique" w:date="2016-12-02T21:13:00Z">
        <w:r w:rsidR="00CD18A5" w:rsidDel="008D59D4">
          <w:rPr>
            <w:lang w:val="pt-BR"/>
          </w:rPr>
          <w:delText>que</w:delText>
        </w:r>
      </w:del>
      <w:del w:id="27" w:author="Alisson Steffens Henrique" w:date="2016-12-02T21:14:00Z">
        <w:r w:rsidR="00CD18A5" w:rsidDel="008D59D4">
          <w:rPr>
            <w:lang w:val="pt-BR"/>
          </w:rPr>
          <w:delText xml:space="preserve"> custa</w:delText>
        </w:r>
      </w:del>
      <w:r w:rsidR="00CD18A5">
        <w:rPr>
          <w:lang w:val="pt-BR"/>
        </w:rPr>
        <w:t xml:space="preserve"> R$ </w:t>
      </w:r>
      <w:del w:id="28" w:author="Alisson Steffens Henrique" w:date="2016-12-02T21:13:00Z">
        <w:r w:rsidR="00CD18A5" w:rsidDel="008D59D4">
          <w:rPr>
            <w:lang w:val="pt-BR"/>
          </w:rPr>
          <w:delText>XX,XX</w:delText>
        </w:r>
      </w:del>
      <w:ins w:id="29" w:author="Alisson Steffens Henrique" w:date="2016-12-02T21:13:00Z">
        <w:r w:rsidR="008D59D4">
          <w:rPr>
            <w:lang w:val="pt-BR"/>
          </w:rPr>
          <w:t>8,</w:t>
        </w:r>
      </w:ins>
      <w:r w:rsidR="0003473A">
        <w:rPr>
          <w:lang w:val="pt-BR"/>
        </w:rPr>
        <w:t>75</w:t>
      </w:r>
      <w:del w:id="30" w:author="Alisson Steffens Henrique" w:date="2016-12-02T21:13:00Z">
        <w:r w:rsidR="00CD18A5" w:rsidDel="008D59D4">
          <w:rPr>
            <w:lang w:val="pt-BR"/>
          </w:rPr>
          <w:delText xml:space="preserve"> para atravessar</w:delText>
        </w:r>
      </w:del>
      <w:r>
        <w:rPr>
          <w:lang w:val="pt-BR"/>
        </w:rPr>
        <w:t>.</w:t>
      </w:r>
    </w:p>
    <w:p w14:paraId="7918C49F" w14:textId="003E7ED9" w:rsidR="00E97402" w:rsidRPr="0090608B" w:rsidRDefault="009E75A5" w:rsidP="0090608B">
      <w:pPr>
        <w:pStyle w:val="Text"/>
        <w:ind w:firstLine="0"/>
        <w:rPr>
          <w:lang w:val="pt-BR"/>
        </w:rPr>
      </w:pPr>
      <w:r w:rsidRPr="001F4C5C">
        <w:rPr>
          <w:noProof/>
          <w:lang w:val="pt-BR" w:eastAsia="pt-BR"/>
        </w:rPr>
        <mc:AlternateContent>
          <mc:Choice Requires="wps">
            <w:drawing>
              <wp:anchor distT="0" distB="0" distL="114300" distR="114300" simplePos="0" relativeHeight="251669504" behindDoc="0" locked="0" layoutInCell="1" allowOverlap="1" wp14:anchorId="24F033B8" wp14:editId="192188E4">
                <wp:simplePos x="0" y="0"/>
                <wp:positionH relativeFrom="margin">
                  <wp:posOffset>3533775</wp:posOffset>
                </wp:positionH>
                <wp:positionV relativeFrom="margin">
                  <wp:posOffset>7227570</wp:posOffset>
                </wp:positionV>
                <wp:extent cx="3138170" cy="1719580"/>
                <wp:effectExtent l="0" t="0" r="5080" b="0"/>
                <wp:wrapSquare wrapText="bothSides"/>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1719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157AED6" w14:textId="13527BF9" w:rsidR="00AC51F8" w:rsidRDefault="00AC51F8">
                            <w:pPr>
                              <w:pStyle w:val="Textodenotaderodap"/>
                              <w:ind w:firstLine="0"/>
                              <w:jc w:val="center"/>
                              <w:pPrChange w:id="31" w:author="Alisson Steffens Henrique" w:date="2016-12-02T21:28:00Z">
                                <w:pPr>
                                  <w:pStyle w:val="Textodenotaderodap"/>
                                  <w:ind w:firstLine="0"/>
                                </w:pPr>
                              </w:pPrChange>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AC51F8" w:rsidRPr="00F2348A" w:rsidRDefault="00AC51F8"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w:t>
                            </w:r>
                          </w:p>
                          <w:p w14:paraId="36192406" w14:textId="77777777" w:rsidR="00AC51F8" w:rsidRPr="00F2348A" w:rsidRDefault="00AC51F8" w:rsidP="00FB6299">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F033B8" id="_x0000_t202" coordsize="21600,21600" o:spt="202" path="m,l,21600r21600,l21600,xe">
                <v:stroke joinstyle="miter"/>
                <v:path gradientshapeok="t" o:connecttype="rect"/>
              </v:shapetype>
              <v:shape id="Text Box 5" o:spid="_x0000_s1026" type="#_x0000_t202" style="position:absolute;left:0;text-align:left;margin-left:278.25pt;margin-top:569.1pt;width:247.1pt;height:135.4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" stroked="f">
                <v:textbox inset="0,0,0,0">
                  <w:txbxContent>
                    <w:p w14:paraId="7157AED6" w14:textId="13527BF9" w:rsidR="00AC51F8" w:rsidRDefault="00AC51F8">
                      <w:pPr>
                        <w:pStyle w:val="Textodenotaderodap"/>
                        <w:ind w:firstLine="0"/>
                        <w:jc w:val="center"/>
                        <w:pPrChange w:id="32" w:author="Alisson Steffens Henrique" w:date="2016-12-02T21:28:00Z">
                          <w:pPr>
                            <w:pStyle w:val="Textodenotaderodap"/>
                            <w:ind w:firstLine="0"/>
                          </w:pPr>
                        </w:pPrChange>
                      </w:pPr>
                      <w:r>
                        <w:rPr>
                          <w:noProof/>
                          <w:lang w:val="pt-BR" w:eastAsia="pt-BR"/>
                        </w:rPr>
                        <w:drawing>
                          <wp:inline distT="0" distB="0" distL="0" distR="0" wp14:anchorId="5E6AAE5D" wp14:editId="52D0C0DD">
                            <wp:extent cx="2381535" cy="1414919"/>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png"/>
                                    <pic:cNvPicPr/>
                                  </pic:nvPicPr>
                                  <pic:blipFill>
                                    <a:blip r:embed="rId10">
                                      <a:extLst>
                                        <a:ext uri="{28A0092B-C50C-407E-A947-70E740481C1C}">
                                          <a14:useLocalDpi xmlns:a14="http://schemas.microsoft.com/office/drawing/2010/main" val="0"/>
                                        </a:ext>
                                      </a:extLst>
                                    </a:blip>
                                    <a:stretch>
                                      <a:fillRect/>
                                    </a:stretch>
                                  </pic:blipFill>
                                  <pic:spPr>
                                    <a:xfrm>
                                      <a:off x="0" y="0"/>
                                      <a:ext cx="2382361" cy="1415410"/>
                                    </a:xfrm>
                                    <a:prstGeom prst="rect">
                                      <a:avLst/>
                                    </a:prstGeom>
                                  </pic:spPr>
                                </pic:pic>
                              </a:graphicData>
                            </a:graphic>
                          </wp:inline>
                        </w:drawing>
                      </w:r>
                    </w:p>
                    <w:p w14:paraId="4BDB45FF" w14:textId="19BEC7CF" w:rsidR="00AC51F8" w:rsidRPr="00F2348A" w:rsidRDefault="00AC51F8" w:rsidP="00FB6299">
                      <w:pPr>
                        <w:pStyle w:val="Textodenotaderodap"/>
                        <w:ind w:firstLine="0"/>
                        <w:rPr>
                          <w:lang w:val="pt-BR"/>
                        </w:rPr>
                      </w:pPr>
                      <w:r w:rsidRPr="00F2348A">
                        <w:rPr>
                          <w:lang w:val="pt-BR"/>
                        </w:rPr>
                        <w:t xml:space="preserve">Fig. 1.  Exemplo de gráfico gerado pela </w:t>
                      </w:r>
                      <w:r>
                        <w:rPr>
                          <w:lang w:val="pt-BR"/>
                        </w:rPr>
                        <w:t xml:space="preserve">lógica </w:t>
                      </w:r>
                      <w:proofErr w:type="spellStart"/>
                      <w:r>
                        <w:rPr>
                          <w:lang w:val="pt-BR"/>
                        </w:rPr>
                        <w:t>Fuzzy</w:t>
                      </w:r>
                      <w:proofErr w:type="spellEnd"/>
                      <w:r w:rsidRPr="00F2348A">
                        <w:rPr>
                          <w:lang w:val="pt-BR"/>
                        </w:rPr>
                        <w:t>.</w:t>
                      </w:r>
                      <w:r>
                        <w:rPr>
                          <w:lang w:val="pt-BR"/>
                        </w:rPr>
                        <w:t xml:space="preserve"> Eixo X graus de verdade, eixo Y variáveis, cores são as variáveis linguísticas.</w:t>
                      </w:r>
                    </w:p>
                    <w:p w14:paraId="36192406" w14:textId="77777777" w:rsidR="00AC51F8" w:rsidRPr="00F2348A" w:rsidRDefault="00AC51F8" w:rsidP="00FB6299">
                      <w:pPr>
                        <w:pStyle w:val="Textodenotaderodap"/>
                        <w:ind w:firstLine="0"/>
                        <w:rPr>
                          <w:lang w:val="pt-BR"/>
                        </w:rPr>
                      </w:pPr>
                      <w:r w:rsidRPr="00F2348A">
                        <w:rPr>
                          <w:lang w:val="pt-BR"/>
                        </w:rPr>
                        <w:t xml:space="preserve"> </w:t>
                      </w:r>
                    </w:p>
                  </w:txbxContent>
                </v:textbox>
                <w10:wrap type="square" anchorx="margin" anchory="margin"/>
              </v:shape>
            </w:pict>
          </mc:Fallback>
        </mc:AlternateContent>
      </w:r>
      <w:r w:rsidR="009139D8">
        <w:rPr>
          <w:lang w:val="pt-BR"/>
        </w:rPr>
        <w:tab/>
        <w:t xml:space="preserve">Este documento tenta </w:t>
      </w:r>
      <w:ins w:id="33" w:author="Alisson Steffens Henrique" w:date="2016-12-02T21:15:00Z">
        <w:r w:rsidR="008D59D4">
          <w:rPr>
            <w:lang w:val="pt-BR"/>
          </w:rPr>
          <w:t xml:space="preserve">demonstrar os problemas </w:t>
        </w:r>
        <w:r w:rsidR="004C0BEB">
          <w:rPr>
            <w:lang w:val="pt-BR"/>
          </w:rPr>
          <w:t>relacionados a conexão entre as cidades</w:t>
        </w:r>
      </w:ins>
      <w:ins w:id="34" w:author="Alisson Steffens Henrique" w:date="2016-12-02T21:16:00Z">
        <w:r w:rsidR="004C0BEB">
          <w:rPr>
            <w:lang w:val="pt-BR"/>
          </w:rPr>
          <w:t xml:space="preserve">, utilizando custo e </w:t>
        </w:r>
      </w:ins>
      <w:ins w:id="35" w:author="Alisson Steffens Henrique" w:date="2016-12-02T21:17:00Z">
        <w:r w:rsidR="004C0BEB">
          <w:rPr>
            <w:lang w:val="pt-BR"/>
          </w:rPr>
          <w:t>eficiência</w:t>
        </w:r>
      </w:ins>
      <w:ins w:id="36" w:author="Alisson Steffens Henrique" w:date="2016-12-02T21:16:00Z">
        <w:r w:rsidR="004C0BEB">
          <w:rPr>
            <w:lang w:val="pt-BR"/>
          </w:rPr>
          <w:t xml:space="preserve"> </w:t>
        </w:r>
      </w:ins>
      <w:ins w:id="37" w:author="Alisson Steffens Henrique" w:date="2016-12-02T21:17:00Z">
        <w:r w:rsidR="004C0BEB">
          <w:rPr>
            <w:lang w:val="pt-BR"/>
          </w:rPr>
          <w:t>do caminho e comparando com outras cidades gêmeas.</w:t>
        </w:r>
      </w:ins>
      <w:del w:id="38" w:author="Alisson Steffens Henrique" w:date="2016-12-02T21:16:00Z">
        <w:r w:rsidR="009139D8" w:rsidDel="004C0BEB">
          <w:rPr>
            <w:lang w:val="pt-BR"/>
          </w:rPr>
          <w:delText xml:space="preserve">provar que a criação de uma ponte </w:delText>
        </w:r>
        <w:r w:rsidR="00CD18A5" w:rsidDel="004C0BEB">
          <w:rPr>
            <w:lang w:val="pt-BR"/>
          </w:rPr>
          <w:delText>próxima a</w:delText>
        </w:r>
        <w:r w:rsidR="009139D8" w:rsidDel="004C0BEB">
          <w:rPr>
            <w:lang w:val="pt-BR"/>
          </w:rPr>
          <w:delText xml:space="preserve"> balsa, faria o trânsito diminuir nesses pontos, </w:delText>
        </w:r>
        <w:r w:rsidR="00CD18A5" w:rsidDel="004C0BEB">
          <w:rPr>
            <w:lang w:val="pt-BR"/>
          </w:rPr>
          <w:delText>ficando assim</w:delText>
        </w:r>
        <w:r w:rsidR="009139D8" w:rsidDel="004C0BEB">
          <w:rPr>
            <w:lang w:val="pt-BR"/>
          </w:rPr>
          <w:delText xml:space="preserve"> economicamente </w:delText>
        </w:r>
        <w:r w:rsidR="00CD18A5" w:rsidDel="004C0BEB">
          <w:rPr>
            <w:lang w:val="pt-BR"/>
          </w:rPr>
          <w:delText xml:space="preserve">mais </w:delText>
        </w:r>
        <w:r w:rsidR="009139D8" w:rsidDel="004C0BEB">
          <w:rPr>
            <w:lang w:val="pt-BR"/>
          </w:rPr>
          <w:delText>viável aos motoristas que não precisaram pagar possivelmente pela travessia na ponte</w:delText>
        </w:r>
        <w:r w:rsidR="002F560F" w:rsidDel="004C0BEB">
          <w:rPr>
            <w:lang w:val="pt-BR"/>
          </w:rPr>
          <w:delText>,</w:delText>
        </w:r>
        <w:r w:rsidR="009139D8" w:rsidDel="004C0BEB">
          <w:rPr>
            <w:lang w:val="pt-BR"/>
          </w:rPr>
          <w:delText xml:space="preserve"> além de economia de gasolina ao não necessitar dirigir por mais de </w:delText>
        </w:r>
        <w:r w:rsidR="00FE76C1" w:rsidDel="004C0BEB">
          <w:rPr>
            <w:lang w:val="pt-BR"/>
          </w:rPr>
          <w:delText>20 km</w:delText>
        </w:r>
        <w:r w:rsidR="009139D8" w:rsidDel="004C0BEB">
          <w:rPr>
            <w:lang w:val="pt-BR"/>
          </w:rPr>
          <w:delText xml:space="preserve"> para atravessar Itajaí-Navegantes pelas BR-101 e BR-470.</w:delText>
        </w:r>
      </w:del>
    </w:p>
    <w:p w14:paraId="463C123B" w14:textId="27B09987" w:rsidR="008A3C23" w:rsidRDefault="002F560F" w:rsidP="001F4C5C">
      <w:pPr>
        <w:pStyle w:val="Ttulo1"/>
      </w:pPr>
      <w:proofErr w:type="spellStart"/>
      <w:r>
        <w:t>Método</w:t>
      </w:r>
      <w:proofErr w:type="spellEnd"/>
      <w:r>
        <w:t xml:space="preserve"> </w:t>
      </w:r>
      <w:proofErr w:type="spellStart"/>
      <w:r>
        <w:t>Escolhido</w:t>
      </w:r>
      <w:proofErr w:type="spellEnd"/>
      <w:r w:rsidR="00CD18A5">
        <w:t xml:space="preserve"> </w:t>
      </w:r>
    </w:p>
    <w:p w14:paraId="03FE4735" w14:textId="59009B52" w:rsidR="00E97402" w:rsidRPr="004C0BEB" w:rsidRDefault="002F560F">
      <w:pPr>
        <w:pStyle w:val="Text"/>
        <w:rPr>
          <w:color w:val="FF0000"/>
          <w:lang w:val="pt-BR"/>
          <w:rPrChange w:id="39" w:author="Alisson Steffens Henrique" w:date="2016-12-02T21:17:00Z">
            <w:rPr>
              <w:lang w:val="pt-BR"/>
            </w:rPr>
          </w:rPrChange>
        </w:rPr>
      </w:pPr>
      <w:r w:rsidRPr="002F560F">
        <w:rPr>
          <w:lang w:val="pt-BR"/>
        </w:rPr>
        <w:t>Para provar a nossa hipótese</w:t>
      </w:r>
      <w:r w:rsidR="00DD4EE9">
        <w:rPr>
          <w:lang w:val="pt-BR"/>
        </w:rPr>
        <w:t>, foram discutidos alguns métodos que utilizaríamos no projeto</w:t>
      </w:r>
      <w:ins w:id="40" w:author="Alisson Steffens Henrique" w:date="2016-12-02T21:17:00Z">
        <w:r w:rsidR="004C0BEB">
          <w:rPr>
            <w:lang w:val="pt-BR"/>
          </w:rPr>
          <w:t xml:space="preserve"> </w:t>
        </w:r>
      </w:ins>
      <w:r w:rsidR="00DD4EE9" w:rsidRPr="004C0BEB">
        <w:rPr>
          <w:color w:val="FF0000"/>
          <w:lang w:val="pt-BR"/>
          <w:rPrChange w:id="41" w:author="Alisson Steffens Henrique" w:date="2016-12-02T21:17:00Z">
            <w:rPr>
              <w:lang w:val="pt-BR"/>
            </w:rPr>
          </w:rPrChange>
        </w:rPr>
        <w:t>(lembrar aqui de algumas discussões).</w:t>
      </w:r>
    </w:p>
    <w:p w14:paraId="6C4EA8B9" w14:textId="1A8F75FE" w:rsidR="00DD4EE9" w:rsidRPr="002F560F" w:rsidRDefault="00DD4EE9">
      <w:pPr>
        <w:pStyle w:val="Text"/>
        <w:rPr>
          <w:lang w:val="pt-BR"/>
        </w:rPr>
      </w:pPr>
      <w:r>
        <w:rPr>
          <w:lang w:val="pt-BR"/>
        </w:rPr>
        <w:t xml:space="preserve">Por fim, foi </w:t>
      </w:r>
      <w:r w:rsidR="00987FB8">
        <w:rPr>
          <w:lang w:val="pt-BR"/>
        </w:rPr>
        <w:t>decidida</w:t>
      </w:r>
      <w:r>
        <w:rPr>
          <w:lang w:val="pt-BR"/>
        </w:rPr>
        <w:t xml:space="preserve"> a utilização do método da lógica </w:t>
      </w:r>
      <w:proofErr w:type="spellStart"/>
      <w:r>
        <w:rPr>
          <w:lang w:val="pt-BR"/>
        </w:rPr>
        <w:t>Fuzzy</w:t>
      </w:r>
      <w:proofErr w:type="spellEnd"/>
      <w:ins w:id="42" w:author="Alisson Steffens Henrique" w:date="2016-12-02T21:18:00Z">
        <w:r w:rsidR="004C0BEB">
          <w:rPr>
            <w:lang w:val="pt-BR"/>
          </w:rPr>
          <w:t xml:space="preserve"> (ou lógica difusa)</w:t>
        </w:r>
      </w:ins>
      <w:r>
        <w:rPr>
          <w:lang w:val="pt-BR"/>
        </w:rPr>
        <w:t xml:space="preserve">, pois as variáveis </w:t>
      </w:r>
      <w:r w:rsidR="00987FB8">
        <w:rPr>
          <w:lang w:val="pt-BR"/>
        </w:rPr>
        <w:t xml:space="preserve">de custo e </w:t>
      </w:r>
      <w:del w:id="43" w:author="Alisson Steffens Henrique" w:date="2016-12-02T21:18:00Z">
        <w:r w:rsidR="00987FB8" w:rsidDel="004C0BEB">
          <w:rPr>
            <w:lang w:val="pt-BR"/>
          </w:rPr>
          <w:delText>lentidão de trânsito</w:delText>
        </w:r>
      </w:del>
      <w:ins w:id="44" w:author="Alisson Steffens Henrique" w:date="2016-12-02T21:18:00Z">
        <w:r w:rsidR="004C0BEB">
          <w:rPr>
            <w:lang w:val="pt-BR"/>
          </w:rPr>
          <w:t>eficiência</w:t>
        </w:r>
      </w:ins>
      <w:r w:rsidR="00987FB8">
        <w:rPr>
          <w:lang w:val="pt-BR"/>
        </w:rPr>
        <w:t xml:space="preserve"> que utilizamos para o projeto,</w:t>
      </w:r>
      <w:r w:rsidR="005D54D3">
        <w:rPr>
          <w:lang w:val="pt-BR"/>
        </w:rPr>
        <w:t xml:space="preserve"> produzem resultados qualitativos, </w:t>
      </w:r>
      <w:del w:id="45" w:author="Alisson Steffens Henrique" w:date="2016-12-02T21:19:00Z">
        <w:r w:rsidR="005D54D3" w:rsidDel="004C0BEB">
          <w:rPr>
            <w:lang w:val="pt-BR"/>
          </w:rPr>
          <w:delText>então podem alguns resultados</w:delText>
        </w:r>
        <w:r w:rsidR="00987FB8" w:rsidDel="004C0BEB">
          <w:rPr>
            <w:lang w:val="pt-BR"/>
          </w:rPr>
          <w:delText xml:space="preserve"> de “ótima rota”, serem melhores que outros resultados de rotas diferentes que também deram “ótima rota”</w:delText>
        </w:r>
      </w:del>
      <w:ins w:id="46" w:author="Alisson Steffens Henrique" w:date="2016-12-02T21:19:00Z">
        <w:r w:rsidR="004C0BEB">
          <w:rPr>
            <w:lang w:val="pt-BR"/>
          </w:rPr>
          <w:t xml:space="preserve">e tal método é capaz de </w:t>
        </w:r>
      </w:ins>
      <w:ins w:id="47" w:author="Alisson Steffens Henrique" w:date="2016-12-02T21:20:00Z">
        <w:r w:rsidR="004C0BEB">
          <w:rPr>
            <w:lang w:val="pt-BR"/>
          </w:rPr>
          <w:t>analisar</w:t>
        </w:r>
      </w:ins>
      <w:ins w:id="48" w:author="Alisson Steffens Henrique" w:date="2016-12-02T21:19:00Z">
        <w:r w:rsidR="004C0BEB">
          <w:rPr>
            <w:lang w:val="pt-BR"/>
          </w:rPr>
          <w:t xml:space="preserve"> quantitativamente </w:t>
        </w:r>
      </w:ins>
      <w:ins w:id="49" w:author="Alisson Steffens Henrique" w:date="2016-12-02T21:20:00Z">
        <w:r w:rsidR="004C0BEB">
          <w:rPr>
            <w:lang w:val="pt-BR"/>
          </w:rPr>
          <w:t>estas qualidades e transformá-las em resultados numéricos</w:t>
        </w:r>
      </w:ins>
      <w:r w:rsidR="00987FB8">
        <w:rPr>
          <w:lang w:val="pt-BR"/>
        </w:rPr>
        <w:t>. A</w:t>
      </w:r>
      <w:ins w:id="50" w:author="Alisson Steffens Henrique" w:date="2016-12-02T21:20:00Z">
        <w:r w:rsidR="004C0BEB">
          <w:rPr>
            <w:lang w:val="pt-BR"/>
          </w:rPr>
          <w:t xml:space="preserve"> intenção é que a</w:t>
        </w:r>
      </w:ins>
      <w:r w:rsidR="00987FB8">
        <w:rPr>
          <w:lang w:val="pt-BR"/>
        </w:rPr>
        <w:t xml:space="preserve"> lógica </w:t>
      </w:r>
      <w:proofErr w:type="spellStart"/>
      <w:r w:rsidR="00987FB8">
        <w:rPr>
          <w:lang w:val="pt-BR"/>
        </w:rPr>
        <w:t>Fuzzy</w:t>
      </w:r>
      <w:proofErr w:type="spellEnd"/>
      <w:r w:rsidR="00987FB8">
        <w:rPr>
          <w:lang w:val="pt-BR"/>
        </w:rPr>
        <w:t xml:space="preserve"> nos permit</w:t>
      </w:r>
      <w:del w:id="51" w:author="Alisson Steffens Henrique" w:date="2016-12-02T21:21:00Z">
        <w:r w:rsidR="00987FB8" w:rsidDel="004C0BEB">
          <w:rPr>
            <w:lang w:val="pt-BR"/>
          </w:rPr>
          <w:delText>irá</w:delText>
        </w:r>
      </w:del>
      <w:ins w:id="52" w:author="Alisson Steffens Henrique" w:date="2016-12-02T21:21:00Z">
        <w:r w:rsidR="004C0BEB">
          <w:rPr>
            <w:lang w:val="pt-BR"/>
          </w:rPr>
          <w:t>a</w:t>
        </w:r>
      </w:ins>
      <w:r w:rsidR="00987FB8">
        <w:rPr>
          <w:lang w:val="pt-BR"/>
        </w:rPr>
        <w:t xml:space="preserve"> retirar entre os resultados, qual </w:t>
      </w:r>
      <w:ins w:id="53" w:author="Alisson Steffens Henrique" w:date="2016-12-02T21:21:00Z">
        <w:r w:rsidR="004C0BEB">
          <w:rPr>
            <w:lang w:val="pt-BR"/>
          </w:rPr>
          <w:t>s</w:t>
        </w:r>
      </w:ins>
      <w:del w:id="54" w:author="Alisson Steffens Henrique" w:date="2016-12-02T21:21:00Z">
        <w:r w:rsidR="00987FB8" w:rsidDel="004C0BEB">
          <w:rPr>
            <w:lang w:val="pt-BR"/>
          </w:rPr>
          <w:delText>rota s</w:delText>
        </w:r>
      </w:del>
      <w:r w:rsidR="00987FB8">
        <w:rPr>
          <w:lang w:val="pt-BR"/>
        </w:rPr>
        <w:t xml:space="preserve">eria a </w:t>
      </w:r>
      <w:ins w:id="55" w:author="Alisson Steffens Henrique" w:date="2016-12-02T21:21:00Z">
        <w:r w:rsidR="004C0BEB">
          <w:rPr>
            <w:lang w:val="pt-BR"/>
          </w:rPr>
          <w:t xml:space="preserve">rota </w:t>
        </w:r>
      </w:ins>
      <w:r w:rsidR="00987FB8">
        <w:rPr>
          <w:lang w:val="pt-BR"/>
        </w:rPr>
        <w:t>mais viável</w:t>
      </w:r>
      <w:del w:id="56" w:author="Alisson Steffens Henrique" w:date="2016-12-02T21:21:00Z">
        <w:r w:rsidR="00987FB8" w:rsidDel="004C0BEB">
          <w:rPr>
            <w:lang w:val="pt-BR"/>
          </w:rPr>
          <w:delText xml:space="preserve"> para os motoristas, com mais precisão. </w:delText>
        </w:r>
      </w:del>
      <w:ins w:id="57" w:author="Alisson Steffens Henrique" w:date="2016-12-02T21:21:00Z">
        <w:r w:rsidR="004C0BEB">
          <w:rPr>
            <w:lang w:val="pt-BR"/>
          </w:rPr>
          <w:t>.</w:t>
        </w:r>
      </w:ins>
    </w:p>
    <w:p w14:paraId="4CFE71E7" w14:textId="07E26165" w:rsidR="00E97B99" w:rsidRDefault="00987FB8" w:rsidP="00E97B99">
      <w:pPr>
        <w:pStyle w:val="Ttulo2"/>
      </w:pPr>
      <w:proofErr w:type="spellStart"/>
      <w:r>
        <w:t>Definição</w:t>
      </w:r>
      <w:proofErr w:type="spellEnd"/>
      <w:r>
        <w:t xml:space="preserve"> de </w:t>
      </w:r>
      <w:proofErr w:type="spellStart"/>
      <w:r>
        <w:t>Lógica</w:t>
      </w:r>
      <w:proofErr w:type="spellEnd"/>
      <w:r>
        <w:t xml:space="preserve"> Fuzzy</w:t>
      </w:r>
    </w:p>
    <w:p w14:paraId="586486DB" w14:textId="54CB78DE" w:rsidR="00E97B99" w:rsidRDefault="004C3053" w:rsidP="00E97B99">
      <w:pPr>
        <w:pStyle w:val="Text"/>
        <w:ind w:firstLine="144"/>
        <w:rPr>
          <w:lang w:val="pt-BR"/>
        </w:rPr>
      </w:pPr>
      <w:r w:rsidRPr="004C3053">
        <w:rPr>
          <w:lang w:val="pt-BR"/>
        </w:rPr>
        <w:t xml:space="preserve">A lógica </w:t>
      </w:r>
      <w:proofErr w:type="spellStart"/>
      <w:r w:rsidR="00F2348A">
        <w:rPr>
          <w:lang w:val="pt-BR"/>
        </w:rPr>
        <w:t>F</w:t>
      </w:r>
      <w:r w:rsidRPr="004C3053">
        <w:rPr>
          <w:lang w:val="pt-BR"/>
        </w:rPr>
        <w:t>uzzy</w:t>
      </w:r>
      <w:proofErr w:type="spellEnd"/>
      <w:r w:rsidRPr="004C3053">
        <w:rPr>
          <w:lang w:val="pt-BR"/>
        </w:rPr>
        <w:t xml:space="preserve"> aplica um conceito onde nem tudo pode ser definido </w:t>
      </w:r>
      <w:r>
        <w:rPr>
          <w:lang w:val="pt-BR"/>
        </w:rPr>
        <w:t xml:space="preserve">como a lógica booleana </w:t>
      </w:r>
      <w:del w:id="58" w:author="Alisson Steffens Henrique" w:date="2016-12-02T21:22:00Z">
        <w:r w:rsidDel="004C0BEB">
          <w:rPr>
            <w:lang w:val="pt-BR"/>
          </w:rPr>
          <w:delText xml:space="preserve">onde </w:delText>
        </w:r>
      </w:del>
      <w:ins w:id="59" w:author="Alisson Steffens Henrique" w:date="2016-12-02T21:22:00Z">
        <w:r w:rsidR="004C0BEB">
          <w:rPr>
            <w:lang w:val="pt-BR"/>
          </w:rPr>
          <w:t>a qual</w:t>
        </w:r>
      </w:ins>
      <w:del w:id="60" w:author="Alisson Steffens Henrique" w:date="2016-12-02T21:22:00Z">
        <w:r w:rsidDel="004C0BEB">
          <w:rPr>
            <w:lang w:val="pt-BR"/>
          </w:rPr>
          <w:delText xml:space="preserve">se tem </w:delText>
        </w:r>
      </w:del>
      <w:ins w:id="61" w:author="Alisson Steffens Henrique" w:date="2016-12-02T21:22:00Z">
        <w:r w:rsidR="004C0BEB">
          <w:rPr>
            <w:lang w:val="pt-BR"/>
          </w:rPr>
          <w:t xml:space="preserve"> os valores se diferem </w:t>
        </w:r>
      </w:ins>
      <w:r>
        <w:rPr>
          <w:lang w:val="pt-BR"/>
        </w:rPr>
        <w:t>apenas</w:t>
      </w:r>
      <w:ins w:id="62" w:author="Alisson Steffens Henrique" w:date="2016-12-02T21:22:00Z">
        <w:r w:rsidR="004C0BEB">
          <w:rPr>
            <w:lang w:val="pt-BR"/>
          </w:rPr>
          <w:t xml:space="preserve"> entre</w:t>
        </w:r>
      </w:ins>
      <w:r>
        <w:rPr>
          <w:lang w:val="pt-BR"/>
        </w:rPr>
        <w:t xml:space="preserve"> 0 ou 1, v</w:t>
      </w:r>
      <w:r w:rsidRPr="004C3053">
        <w:rPr>
          <w:lang w:val="pt-BR"/>
        </w:rPr>
        <w:t>erdadeiro ou falso</w:t>
      </w:r>
      <w:r w:rsidR="00E34F64" w:rsidRPr="004C3053">
        <w:rPr>
          <w:lang w:val="pt-BR"/>
        </w:rPr>
        <w:t>.</w:t>
      </w:r>
      <w:r>
        <w:rPr>
          <w:lang w:val="pt-BR"/>
        </w:rPr>
        <w:t xml:space="preserve">  Dentro das duas possibilidades da lógica booleana podem conter “graus de verdade”, ou seja, o quanto </w:t>
      </w:r>
      <w:del w:id="63" w:author="Alisson Steffens Henrique" w:date="2016-12-02T21:23:00Z">
        <w:r w:rsidDel="004C0BEB">
          <w:rPr>
            <w:lang w:val="pt-BR"/>
          </w:rPr>
          <w:delText>de</w:delText>
        </w:r>
      </w:del>
      <w:ins w:id="64" w:author="Alisson Steffens Henrique" w:date="2016-12-02T21:23:00Z">
        <w:r w:rsidR="004C0BEB">
          <w:rPr>
            <w:lang w:val="pt-BR"/>
          </w:rPr>
          <w:t>a variável é</w:t>
        </w:r>
      </w:ins>
      <w:r>
        <w:rPr>
          <w:lang w:val="pt-BR"/>
        </w:rPr>
        <w:t xml:space="preserve"> verdade</w:t>
      </w:r>
      <w:del w:id="65" w:author="Alisson Steffens Henrique" w:date="2016-12-02T21:23:00Z">
        <w:r w:rsidDel="004C0BEB">
          <w:rPr>
            <w:lang w:val="pt-BR"/>
          </w:rPr>
          <w:delText xml:space="preserve"> a variável é</w:delText>
        </w:r>
      </w:del>
      <w:ins w:id="66" w:author="Alisson Steffens Henrique" w:date="2016-12-02T21:23:00Z">
        <w:r w:rsidR="004C0BEB">
          <w:rPr>
            <w:lang w:val="pt-BR"/>
          </w:rPr>
          <w:t>ira</w:t>
        </w:r>
      </w:ins>
      <w:r>
        <w:rPr>
          <w:lang w:val="pt-BR"/>
        </w:rPr>
        <w:t>, a partir de valores reais entre 0 e 1.</w:t>
      </w:r>
    </w:p>
    <w:p w14:paraId="4EA7BA1F" w14:textId="4D4098D9" w:rsidR="004C3053" w:rsidRDefault="004C3053" w:rsidP="00E97B99">
      <w:pPr>
        <w:pStyle w:val="Text"/>
        <w:ind w:firstLine="144"/>
        <w:rPr>
          <w:lang w:val="pt-BR"/>
        </w:rPr>
      </w:pPr>
      <w:r>
        <w:rPr>
          <w:lang w:val="pt-BR"/>
        </w:rPr>
        <w:t xml:space="preserve">A lógica </w:t>
      </w:r>
      <w:proofErr w:type="spellStart"/>
      <w:r>
        <w:rPr>
          <w:lang w:val="pt-BR"/>
        </w:rPr>
        <w:t>Fuzzy</w:t>
      </w:r>
      <w:proofErr w:type="spellEnd"/>
      <w:r>
        <w:rPr>
          <w:lang w:val="pt-BR"/>
        </w:rPr>
        <w:t xml:space="preserve"> foi proposta em 1965 pelo Dr. </w:t>
      </w:r>
      <w:proofErr w:type="spellStart"/>
      <w:r>
        <w:rPr>
          <w:lang w:val="pt-BR"/>
        </w:rPr>
        <w:t>Lofti</w:t>
      </w:r>
      <w:proofErr w:type="spellEnd"/>
      <w:r>
        <w:rPr>
          <w:lang w:val="pt-BR"/>
        </w:rPr>
        <w:t xml:space="preserve"> A. </w:t>
      </w:r>
      <w:proofErr w:type="spellStart"/>
      <w:r>
        <w:rPr>
          <w:lang w:val="pt-BR"/>
        </w:rPr>
        <w:t>Zadeh</w:t>
      </w:r>
      <w:proofErr w:type="spellEnd"/>
      <w:r>
        <w:rPr>
          <w:lang w:val="pt-BR"/>
        </w:rPr>
        <w:t xml:space="preserve"> na Universidade da Califórnia. Dr. </w:t>
      </w:r>
      <w:proofErr w:type="spellStart"/>
      <w:r>
        <w:rPr>
          <w:lang w:val="pt-BR"/>
        </w:rPr>
        <w:t>Zadeh</w:t>
      </w:r>
      <w:proofErr w:type="spellEnd"/>
      <w:r>
        <w:rPr>
          <w:lang w:val="pt-BR"/>
        </w:rPr>
        <w:t xml:space="preserve"> trabalhava no problema de um computador entender a linguagem natural, </w:t>
      </w:r>
      <w:ins w:id="67" w:author="Alisson Steffens Henrique" w:date="2016-12-02T21:24:00Z">
        <w:r w:rsidR="004C0BEB">
          <w:rPr>
            <w:lang w:val="pt-BR"/>
          </w:rPr>
          <w:t>visto que</w:t>
        </w:r>
      </w:ins>
      <w:del w:id="68" w:author="Alisson Steffens Henrique" w:date="2016-12-02T21:24:00Z">
        <w:r w:rsidDel="004C0BEB">
          <w:rPr>
            <w:lang w:val="pt-BR"/>
          </w:rPr>
          <w:delText>pois</w:delText>
        </w:r>
      </w:del>
      <w:r>
        <w:rPr>
          <w:lang w:val="pt-BR"/>
        </w:rPr>
        <w:t xml:space="preserve"> no cotidiano nem tudo pode ser definido apenas com</w:t>
      </w:r>
      <w:ins w:id="69" w:author="Alisson Steffens Henrique" w:date="2016-12-02T21:24:00Z">
        <w:r w:rsidR="004C0BEB">
          <w:rPr>
            <w:lang w:val="pt-BR"/>
          </w:rPr>
          <w:t>o</w:t>
        </w:r>
      </w:ins>
      <w:r>
        <w:rPr>
          <w:lang w:val="pt-BR"/>
        </w:rPr>
        <w:t xml:space="preserve"> verdadeiro e falso.</w:t>
      </w:r>
    </w:p>
    <w:p w14:paraId="4E79214A" w14:textId="58567BF9" w:rsidR="004C3053" w:rsidRDefault="00F2348A" w:rsidP="00E97B99">
      <w:pPr>
        <w:pStyle w:val="Text"/>
        <w:ind w:firstLine="144"/>
        <w:rPr>
          <w:lang w:val="pt-BR"/>
        </w:rPr>
      </w:pPr>
      <w:r>
        <w:rPr>
          <w:lang w:val="pt-BR"/>
        </w:rPr>
        <w:t xml:space="preserve">Com isso em mente, a lógica </w:t>
      </w:r>
      <w:proofErr w:type="spellStart"/>
      <w:r>
        <w:rPr>
          <w:lang w:val="pt-BR"/>
        </w:rPr>
        <w:t>F</w:t>
      </w:r>
      <w:r w:rsidR="004C3053">
        <w:rPr>
          <w:lang w:val="pt-BR"/>
        </w:rPr>
        <w:t>uzzy</w:t>
      </w:r>
      <w:proofErr w:type="spellEnd"/>
      <w:r w:rsidR="004C3053">
        <w:rPr>
          <w:lang w:val="pt-BR"/>
        </w:rPr>
        <w:t xml:space="preserve">, consegue quantificar dados qualitativos e expressões linguísticas, como por exemplo, </w:t>
      </w:r>
      <w:r w:rsidR="00F70EFA">
        <w:rPr>
          <w:lang w:val="pt-BR"/>
        </w:rPr>
        <w:t>uma pessoa pode não ser apenas definida como criança ou velha, mas existem transições entre ambas que definem outros estados, como adolescente, jovem, adulto etc...</w:t>
      </w:r>
    </w:p>
    <w:p w14:paraId="6A900658" w14:textId="6B2C9046" w:rsidR="00F70EFA" w:rsidRDefault="00F70EFA" w:rsidP="00E97B99">
      <w:pPr>
        <w:pStyle w:val="Text"/>
        <w:ind w:firstLine="144"/>
        <w:rPr>
          <w:lang w:val="pt-BR"/>
        </w:rPr>
      </w:pPr>
      <w:r>
        <w:rPr>
          <w:lang w:val="pt-BR"/>
        </w:rPr>
        <w:t>Dentre outras possibilidades podemos quantificar temperaturas (quente, morno, frio), altura (alto, médio, baixo), inteligência (inteligente, acima da média, mediando etc..).</w:t>
      </w:r>
    </w:p>
    <w:p w14:paraId="47041150" w14:textId="6F6A1049" w:rsidR="00F2348A" w:rsidRPr="004C3053" w:rsidRDefault="00F70EFA" w:rsidP="0030333A">
      <w:pPr>
        <w:pStyle w:val="Text"/>
        <w:ind w:firstLine="144"/>
        <w:rPr>
          <w:lang w:val="pt-BR"/>
        </w:rPr>
      </w:pPr>
      <w:r>
        <w:rPr>
          <w:lang w:val="pt-BR"/>
        </w:rPr>
        <w:t>A utilização desta lógica é representável por um gr</w:t>
      </w:r>
      <w:r w:rsidR="009E75A5">
        <w:rPr>
          <w:lang w:val="pt-BR"/>
        </w:rPr>
        <w:t>áfico entre as variáveis e o quanto de verdade podem elas ser (entre 0 e 1).</w:t>
      </w:r>
    </w:p>
    <w:p w14:paraId="59359822" w14:textId="067D16DA" w:rsidR="00E97B99" w:rsidRDefault="00987FB8" w:rsidP="00E97B99">
      <w:pPr>
        <w:pStyle w:val="Ttulo2"/>
      </w:pPr>
      <w:proofErr w:type="spellStart"/>
      <w:r>
        <w:t>Implementação</w:t>
      </w:r>
      <w:proofErr w:type="spellEnd"/>
      <w:r>
        <w:t xml:space="preserve"> da </w:t>
      </w:r>
      <w:proofErr w:type="spellStart"/>
      <w:r>
        <w:t>Lógica</w:t>
      </w:r>
      <w:proofErr w:type="spellEnd"/>
      <w:r>
        <w:t xml:space="preserve"> Fuzzy</w:t>
      </w:r>
    </w:p>
    <w:p w14:paraId="36244335" w14:textId="78A155EA" w:rsidR="00BF0C69" w:rsidRDefault="0030333A" w:rsidP="00A71F44">
      <w:pPr>
        <w:pStyle w:val="Text"/>
        <w:rPr>
          <w:lang w:val="pt-BR"/>
        </w:rPr>
      </w:pPr>
      <w:r>
        <w:rPr>
          <w:lang w:val="pt-BR"/>
        </w:rPr>
        <w:t xml:space="preserve">Para a implementação desta lógica com nosso projeto, um projeto foi feito em JAVA. O programa </w:t>
      </w:r>
      <w:del w:id="70" w:author="Alisson Steffens Henrique" w:date="2016-12-02T21:26:00Z">
        <w:r w:rsidDel="00A71F44">
          <w:rPr>
            <w:lang w:val="pt-BR"/>
          </w:rPr>
          <w:delText xml:space="preserve">iria </w:delText>
        </w:r>
      </w:del>
      <w:r>
        <w:rPr>
          <w:lang w:val="pt-BR"/>
        </w:rPr>
        <w:t>utiliza</w:t>
      </w:r>
      <w:del w:id="71" w:author="Alisson Steffens Henrique" w:date="2016-12-02T21:26:00Z">
        <w:r w:rsidDel="00A71F44">
          <w:rPr>
            <w:lang w:val="pt-BR"/>
          </w:rPr>
          <w:delText>r</w:delText>
        </w:r>
      </w:del>
      <w:r>
        <w:rPr>
          <w:lang w:val="pt-BR"/>
        </w:rPr>
        <w:t xml:space="preserve"> os dados coletados e </w:t>
      </w:r>
      <w:del w:id="72" w:author="Alisson Steffens Henrique" w:date="2016-12-02T21:28:00Z">
        <w:r w:rsidDel="00A71F44">
          <w:rPr>
            <w:lang w:val="pt-BR"/>
          </w:rPr>
          <w:delText>aplicá</w:delText>
        </w:r>
      </w:del>
      <w:ins w:id="73" w:author="Alisson Steffens Henrique" w:date="2016-12-02T21:28:00Z">
        <w:r w:rsidR="00A71F44">
          <w:rPr>
            <w:lang w:val="pt-BR"/>
          </w:rPr>
          <w:t>aplica</w:t>
        </w:r>
      </w:ins>
      <w:r>
        <w:rPr>
          <w:lang w:val="pt-BR"/>
        </w:rPr>
        <w:t>-</w:t>
      </w:r>
      <w:del w:id="74" w:author="Alisson Steffens Henrique" w:date="2016-12-02T21:28:00Z">
        <w:r w:rsidDel="00A71F44">
          <w:rPr>
            <w:lang w:val="pt-BR"/>
          </w:rPr>
          <w:delText>l</w:delText>
        </w:r>
      </w:del>
      <w:r>
        <w:rPr>
          <w:lang w:val="pt-BR"/>
        </w:rPr>
        <w:t>os</w:t>
      </w:r>
      <w:del w:id="75" w:author="Alisson Steffens Henrique" w:date="2016-12-02T21:27:00Z">
        <w:r w:rsidDel="00A71F44">
          <w:rPr>
            <w:lang w:val="pt-BR"/>
          </w:rPr>
          <w:delText>-iam</w:delText>
        </w:r>
      </w:del>
      <w:r>
        <w:rPr>
          <w:lang w:val="pt-BR"/>
        </w:rPr>
        <w:t xml:space="preserve"> em uma biblioteca que calcula resultados </w:t>
      </w:r>
      <w:r>
        <w:rPr>
          <w:lang w:val="pt-BR"/>
        </w:rPr>
        <w:lastRenderedPageBreak/>
        <w:t xml:space="preserve">a partir da lógica </w:t>
      </w:r>
      <w:proofErr w:type="spellStart"/>
      <w:r>
        <w:rPr>
          <w:lang w:val="pt-BR"/>
        </w:rPr>
        <w:t>Fuzzy</w:t>
      </w:r>
      <w:proofErr w:type="spellEnd"/>
      <w:r>
        <w:rPr>
          <w:lang w:val="pt-BR"/>
        </w:rPr>
        <w:t xml:space="preserve">, chamada </w:t>
      </w:r>
      <w:proofErr w:type="spellStart"/>
      <w:r>
        <w:rPr>
          <w:lang w:val="pt-BR"/>
        </w:rPr>
        <w:t>jFuzzyLogic</w:t>
      </w:r>
      <w:proofErr w:type="spellEnd"/>
      <w:r>
        <w:rPr>
          <w:lang w:val="pt-BR"/>
        </w:rPr>
        <w:t>.</w:t>
      </w:r>
    </w:p>
    <w:p w14:paraId="7CC4DAD1" w14:textId="70D0E933" w:rsidR="00F44F86" w:rsidRDefault="00F44F86" w:rsidP="00E97B99">
      <w:pPr>
        <w:pStyle w:val="Text"/>
        <w:rPr>
          <w:lang w:val="pt-BR"/>
        </w:rPr>
      </w:pPr>
      <w:proofErr w:type="spellStart"/>
      <w:r>
        <w:rPr>
          <w:lang w:val="pt-BR"/>
        </w:rPr>
        <w:t>jFuzzyLogic</w:t>
      </w:r>
      <w:proofErr w:type="spellEnd"/>
      <w:r>
        <w:rPr>
          <w:lang w:val="pt-BR"/>
        </w:rPr>
        <w:t xml:space="preserve"> é uma biblioteca em JAVA </w:t>
      </w:r>
      <w:r w:rsidRPr="00AC51F8">
        <w:rPr>
          <w:i/>
          <w:lang w:val="pt-BR"/>
        </w:rPr>
        <w:t xml:space="preserve">open </w:t>
      </w:r>
      <w:proofErr w:type="spellStart"/>
      <w:r w:rsidRPr="00AC51F8">
        <w:rPr>
          <w:i/>
          <w:lang w:val="pt-BR"/>
        </w:rPr>
        <w:t>source</w:t>
      </w:r>
      <w:proofErr w:type="spellEnd"/>
      <w:r>
        <w:rPr>
          <w:lang w:val="pt-BR"/>
        </w:rPr>
        <w:t xml:space="preserve"> que implementa e simplifica a lógica </w:t>
      </w:r>
      <w:proofErr w:type="spellStart"/>
      <w:r>
        <w:rPr>
          <w:lang w:val="pt-BR"/>
        </w:rPr>
        <w:t>Fuzzy</w:t>
      </w:r>
      <w:proofErr w:type="spellEnd"/>
      <w:r>
        <w:rPr>
          <w:lang w:val="pt-BR"/>
        </w:rPr>
        <w:t xml:space="preserve"> para desenvolvimento de si</w:t>
      </w:r>
      <w:r w:rsidR="00AC51F8">
        <w:rPr>
          <w:lang w:val="pt-BR"/>
        </w:rPr>
        <w:t xml:space="preserve">stemas. Ela implementa a </w:t>
      </w:r>
      <w:proofErr w:type="spellStart"/>
      <w:r w:rsidR="00AC51F8">
        <w:rPr>
          <w:lang w:val="pt-BR"/>
        </w:rPr>
        <w:t>Fuzzy</w:t>
      </w:r>
      <w:proofErr w:type="spellEnd"/>
      <w:r w:rsidR="00AC51F8">
        <w:rPr>
          <w:lang w:val="pt-BR"/>
        </w:rPr>
        <w:t xml:space="preserve"> </w:t>
      </w:r>
      <w:proofErr w:type="spellStart"/>
      <w:r w:rsidR="00AC51F8">
        <w:rPr>
          <w:lang w:val="pt-BR"/>
        </w:rPr>
        <w:t>Control</w:t>
      </w:r>
      <w:proofErr w:type="spellEnd"/>
      <w:r w:rsidR="00AC51F8">
        <w:rPr>
          <w:lang w:val="pt-BR"/>
        </w:rPr>
        <w:t xml:space="preserve"> </w:t>
      </w:r>
      <w:proofErr w:type="spellStart"/>
      <w:r w:rsidR="00AC51F8">
        <w:rPr>
          <w:lang w:val="pt-BR"/>
        </w:rPr>
        <w:t>L</w:t>
      </w:r>
      <w:r>
        <w:rPr>
          <w:lang w:val="pt-BR"/>
        </w:rPr>
        <w:t>anguage</w:t>
      </w:r>
      <w:proofErr w:type="spellEnd"/>
      <w:r>
        <w:rPr>
          <w:lang w:val="pt-BR"/>
        </w:rPr>
        <w:t>(FCL) especificação IEC 61131 parte 7.</w:t>
      </w:r>
    </w:p>
    <w:p w14:paraId="6E0853BE" w14:textId="50818028" w:rsidR="00BC6B62" w:rsidRPr="00BC6B62" w:rsidRDefault="00BC6B62" w:rsidP="00E97B99">
      <w:pPr>
        <w:pStyle w:val="Text"/>
        <w:rPr>
          <w:lang w:val="pt-BR"/>
        </w:rPr>
      </w:pPr>
      <w:r>
        <w:rPr>
          <w:lang w:val="pt-BR"/>
        </w:rPr>
        <w:t>FLC</w:t>
      </w:r>
      <w:r w:rsidRPr="00AC51F8">
        <w:rPr>
          <w:color w:val="FF0000"/>
          <w:lang w:val="pt-BR"/>
        </w:rPr>
        <w:t xml:space="preserve">....(Alisson </w:t>
      </w:r>
      <w:proofErr w:type="spellStart"/>
      <w:r w:rsidRPr="00AC51F8">
        <w:rPr>
          <w:color w:val="FF0000"/>
          <w:lang w:val="pt-BR"/>
        </w:rPr>
        <w:t>plis</w:t>
      </w:r>
      <w:proofErr w:type="spellEnd"/>
      <w:r w:rsidRPr="00AC51F8">
        <w:rPr>
          <w:color w:val="FF0000"/>
          <w:lang w:val="pt-BR"/>
        </w:rPr>
        <w:t>)</w:t>
      </w:r>
    </w:p>
    <w:p w14:paraId="2366501B" w14:textId="2230397B" w:rsidR="00E97B99" w:rsidRPr="0030333A" w:rsidRDefault="00317B3D" w:rsidP="00E97B99">
      <w:pPr>
        <w:pStyle w:val="Ttulo1"/>
        <w:rPr>
          <w:lang w:val="pt-BR"/>
        </w:rPr>
      </w:pPr>
      <w:r w:rsidRPr="0030333A">
        <w:rPr>
          <w:lang w:val="pt-BR"/>
        </w:rPr>
        <w:t>Dados Utilizados</w:t>
      </w:r>
    </w:p>
    <w:p w14:paraId="271BE670" w14:textId="74D56329" w:rsidR="00E97B99" w:rsidRPr="00317B3D" w:rsidRDefault="00317B3D" w:rsidP="00E97B99">
      <w:pPr>
        <w:pStyle w:val="Text"/>
        <w:rPr>
          <w:lang w:val="pt-BR"/>
        </w:rPr>
      </w:pPr>
      <w:r w:rsidRPr="00317B3D">
        <w:rPr>
          <w:lang w:val="pt-BR"/>
        </w:rPr>
        <w:t xml:space="preserve">Nesta seção </w:t>
      </w:r>
      <w:r w:rsidR="00F103F8" w:rsidRPr="00317B3D">
        <w:rPr>
          <w:lang w:val="pt-BR"/>
        </w:rPr>
        <w:t>serão</w:t>
      </w:r>
      <w:r w:rsidRPr="00317B3D">
        <w:rPr>
          <w:lang w:val="pt-BR"/>
        </w:rPr>
        <w:t xml:space="preserve"> apresentado</w:t>
      </w:r>
      <w:r w:rsidR="00F103F8">
        <w:rPr>
          <w:lang w:val="pt-BR"/>
        </w:rPr>
        <w:t>s</w:t>
      </w:r>
      <w:r w:rsidRPr="00317B3D">
        <w:rPr>
          <w:lang w:val="pt-BR"/>
        </w:rPr>
        <w:t xml:space="preserve"> os dados utilizados e </w:t>
      </w:r>
      <w:del w:id="76" w:author="Alisson Steffens Henrique" w:date="2016-12-03T00:13:00Z">
        <w:r w:rsidRPr="00317B3D" w:rsidDel="00AC51F8">
          <w:rPr>
            <w:lang w:val="pt-BR"/>
          </w:rPr>
          <w:delText xml:space="preserve">como cada um foi </w:delText>
        </w:r>
        <w:r w:rsidR="003C62A5" w:rsidDel="00AC51F8">
          <w:rPr>
            <w:lang w:val="pt-BR"/>
          </w:rPr>
          <w:delText>capturado</w:delText>
        </w:r>
        <w:r w:rsidRPr="00317B3D" w:rsidDel="00AC51F8">
          <w:rPr>
            <w:lang w:val="pt-BR"/>
          </w:rPr>
          <w:delText xml:space="preserve"> e/ou selecionado</w:delText>
        </w:r>
        <w:r w:rsidR="003C62A5" w:rsidDel="00AC51F8">
          <w:rPr>
            <w:lang w:val="pt-BR"/>
          </w:rPr>
          <w:delText xml:space="preserve">. </w:delText>
        </w:r>
      </w:del>
      <w:ins w:id="77" w:author="Alisson Steffens Henrique" w:date="2016-12-03T00:13:00Z">
        <w:r w:rsidR="00AC51F8">
          <w:rPr>
            <w:lang w:val="pt-BR"/>
          </w:rPr>
          <w:t>os métodos de escolha e captura dos dados utilizados na pesquisa.</w:t>
        </w:r>
      </w:ins>
    </w:p>
    <w:p w14:paraId="74642D3A" w14:textId="7B7B1D39" w:rsidR="00E97B99" w:rsidRPr="003C62A5" w:rsidRDefault="00AE4F6A" w:rsidP="00E97B99">
      <w:pPr>
        <w:pStyle w:val="Ttulo2"/>
        <w:rPr>
          <w:lang w:val="pt-BR"/>
        </w:rPr>
      </w:pPr>
      <w:r w:rsidRPr="003C62A5">
        <w:rPr>
          <w:lang w:val="pt-BR"/>
        </w:rPr>
        <w:t>Locais Escolhidos</w:t>
      </w:r>
    </w:p>
    <w:p w14:paraId="5C2FF4EC" w14:textId="2890D387" w:rsidR="003C62A5" w:rsidRDefault="003C62A5" w:rsidP="003C62A5">
      <w:pPr>
        <w:pStyle w:val="Text"/>
        <w:rPr>
          <w:lang w:val="pt-BR"/>
        </w:rPr>
      </w:pPr>
      <w:r w:rsidRPr="003C62A5">
        <w:rPr>
          <w:lang w:val="pt-BR"/>
        </w:rPr>
        <w:t xml:space="preserve">O primeiro local selecionado, </w:t>
      </w:r>
      <w:del w:id="78" w:author="Alisson Steffens Henrique" w:date="2016-12-03T00:14:00Z">
        <w:r w:rsidRPr="003C62A5" w:rsidDel="00AC51F8">
          <w:rPr>
            <w:lang w:val="pt-BR"/>
          </w:rPr>
          <w:delText>como tamb</w:delText>
        </w:r>
        <w:r w:rsidDel="00AC51F8">
          <w:rPr>
            <w:lang w:val="pt-BR"/>
          </w:rPr>
          <w:delText>ém é o</w:delText>
        </w:r>
      </w:del>
      <w:ins w:id="79" w:author="Alisson Steffens Henrique" w:date="2016-12-03T00:14:00Z">
        <w:r w:rsidR="00AC51F8">
          <w:rPr>
            <w:lang w:val="pt-BR"/>
          </w:rPr>
          <w:t>e</w:t>
        </w:r>
      </w:ins>
      <w:r>
        <w:rPr>
          <w:lang w:val="pt-BR"/>
        </w:rPr>
        <w:t xml:space="preserve"> objeto de estudo do projeto, são</w:t>
      </w:r>
      <w:del w:id="80" w:author="Alisson Steffens Henrique" w:date="2016-12-03T00:15:00Z">
        <w:r w:rsidDel="00AC51F8">
          <w:rPr>
            <w:lang w:val="pt-BR"/>
          </w:rPr>
          <w:delText xml:space="preserve"> as</w:delText>
        </w:r>
      </w:del>
      <w:r>
        <w:rPr>
          <w:lang w:val="pt-BR"/>
        </w:rPr>
        <w:t xml:space="preserve"> os bairros Centro </w:t>
      </w:r>
      <w:del w:id="81" w:author="Alisson Steffens Henrique" w:date="2016-12-03T00:14:00Z">
        <w:r w:rsidDel="00AC51F8">
          <w:rPr>
            <w:lang w:val="pt-BR"/>
          </w:rPr>
          <w:delText xml:space="preserve">de ambas </w:delText>
        </w:r>
      </w:del>
      <w:ins w:id="82" w:author="Alisson Steffens Henrique" w:date="2016-12-03T00:14:00Z">
        <w:r w:rsidR="00AC51F8">
          <w:rPr>
            <w:lang w:val="pt-BR"/>
          </w:rPr>
          <w:t>d</w:t>
        </w:r>
      </w:ins>
      <w:r>
        <w:rPr>
          <w:lang w:val="pt-BR"/>
        </w:rPr>
        <w:t>as cidades de Navegantes e Itajaí. Após presenciar a lentidão no</w:t>
      </w:r>
      <w:del w:id="83" w:author="Alisson Steffens Henrique" w:date="2016-12-03T00:14:00Z">
        <w:r w:rsidDel="00AC51F8">
          <w:rPr>
            <w:lang w:val="pt-BR"/>
          </w:rPr>
          <w:delText>s</w:delText>
        </w:r>
      </w:del>
      <w:r>
        <w:rPr>
          <w:lang w:val="pt-BR"/>
        </w:rPr>
        <w:t xml:space="preserve"> trânsito</w:t>
      </w:r>
      <w:del w:id="84" w:author="Alisson Steffens Henrique" w:date="2016-12-03T00:14:00Z">
        <w:r w:rsidDel="00AC51F8">
          <w:rPr>
            <w:lang w:val="pt-BR"/>
          </w:rPr>
          <w:delText>s</w:delText>
        </w:r>
      </w:del>
      <w:r>
        <w:rPr>
          <w:lang w:val="pt-BR"/>
        </w:rPr>
        <w:t xml:space="preserve"> nas duas vias que ligam ambos os Centros</w:t>
      </w:r>
      <w:del w:id="85" w:author="Alisson Steffens Henrique" w:date="2016-12-03T00:15:00Z">
        <w:r w:rsidDel="00AC51F8">
          <w:rPr>
            <w:lang w:val="pt-BR"/>
          </w:rPr>
          <w:delText xml:space="preserve"> de Itajaí e Navegant</w:delText>
        </w:r>
        <w:r w:rsidR="005D54D3" w:rsidDel="00AC51F8">
          <w:rPr>
            <w:lang w:val="pt-BR"/>
          </w:rPr>
          <w:delText xml:space="preserve">es </w:delText>
        </w:r>
      </w:del>
      <w:ins w:id="86" w:author="Alisson Steffens Henrique" w:date="2016-12-03T00:15:00Z">
        <w:r w:rsidR="00AC51F8">
          <w:rPr>
            <w:lang w:val="pt-BR"/>
          </w:rPr>
          <w:t xml:space="preserve"> </w:t>
        </w:r>
      </w:ins>
      <w:r w:rsidR="005D54D3">
        <w:rPr>
          <w:lang w:val="pt-BR"/>
        </w:rPr>
        <w:t>durante os horários de pico,</w:t>
      </w:r>
      <w:r w:rsidR="0030333A">
        <w:rPr>
          <w:lang w:val="pt-BR"/>
        </w:rPr>
        <w:t xml:space="preserve"> </w:t>
      </w:r>
      <w:r>
        <w:rPr>
          <w:lang w:val="pt-BR"/>
        </w:rPr>
        <w:t xml:space="preserve">foi discutido </w:t>
      </w:r>
      <w:del w:id="87" w:author="Alisson Steffens Henrique" w:date="2016-12-03T00:15:00Z">
        <w:r w:rsidDel="00AC51F8">
          <w:rPr>
            <w:lang w:val="pt-BR"/>
          </w:rPr>
          <w:delText xml:space="preserve">se a construção de uma ponte próxima ao ferry boat ligando ambos os lugares, não seria uma boa solução para o problema recorrente </w:delText>
        </w:r>
      </w:del>
      <w:ins w:id="88" w:author="Alisson Steffens Henrique" w:date="2016-12-03T00:15:00Z">
        <w:r w:rsidR="00AC51F8">
          <w:rPr>
            <w:lang w:val="pt-BR"/>
          </w:rPr>
          <w:t>se seria possível comprovar uma falha no plano de mobilidade urbana das duas cidades g</w:t>
        </w:r>
      </w:ins>
      <w:ins w:id="89" w:author="Alisson Steffens Henrique" w:date="2016-12-03T00:16:00Z">
        <w:r w:rsidR="00AC51F8">
          <w:rPr>
            <w:lang w:val="pt-BR"/>
          </w:rPr>
          <w:t>êmeas</w:t>
        </w:r>
      </w:ins>
      <w:r w:rsidR="00F103F8">
        <w:rPr>
          <w:lang w:val="pt-BR"/>
        </w:rPr>
        <w:t>, assim sendo escolhido este tópico como tema de nosso trabalho.</w:t>
      </w:r>
    </w:p>
    <w:p w14:paraId="08370C9D" w14:textId="375A591B" w:rsidR="00F103F8" w:rsidRDefault="00F103F8" w:rsidP="003C62A5">
      <w:pPr>
        <w:pStyle w:val="Text"/>
        <w:rPr>
          <w:lang w:val="pt-BR"/>
        </w:rPr>
      </w:pPr>
      <w:r>
        <w:rPr>
          <w:lang w:val="pt-BR"/>
        </w:rPr>
        <w:t>Para servirem de parâmetro de comparação com o caso de Itajaí e Navegantes, foram escolhidas cidades que tenham uma situaç</w:t>
      </w:r>
      <w:r w:rsidRPr="00F103F8">
        <w:rPr>
          <w:lang w:val="pt-BR"/>
        </w:rPr>
        <w:t>ã</w:t>
      </w:r>
      <w:r>
        <w:rPr>
          <w:lang w:val="pt-BR"/>
        </w:rPr>
        <w:t>o parecida, dentro do termo “Cidades Gêmeas”.</w:t>
      </w:r>
    </w:p>
    <w:p w14:paraId="115B34D8" w14:textId="1F1DCB65" w:rsidR="00F103F8" w:rsidRDefault="00F103F8" w:rsidP="003C62A5">
      <w:pPr>
        <w:pStyle w:val="Text"/>
        <w:rPr>
          <w:lang w:val="pt-BR"/>
        </w:rPr>
      </w:pPr>
      <w:r>
        <w:rPr>
          <w:lang w:val="pt-BR"/>
        </w:rPr>
        <w:t>Cidades Gêmeas é um termo utilizado para definir cidades geograficamente vizinhas</w:t>
      </w:r>
      <w:r w:rsidR="00602ECA">
        <w:rPr>
          <w:lang w:val="pt-BR"/>
        </w:rPr>
        <w:t xml:space="preserve"> que possuem um crescimento parecido e tende a haver um</w:t>
      </w:r>
      <w:del w:id="90" w:author="Alisson Steffens Henrique" w:date="2016-12-03T00:19:00Z">
        <w:r w:rsidR="00602ECA" w:rsidDel="00AC51F8">
          <w:rPr>
            <w:lang w:val="pt-BR"/>
          </w:rPr>
          <w:delText xml:space="preserve"> grande número</w:delText>
        </w:r>
      </w:del>
      <w:ins w:id="91" w:author="Alisson Steffens Henrique" w:date="2016-12-03T00:19:00Z">
        <w:r w:rsidR="00AC51F8">
          <w:rPr>
            <w:lang w:val="pt-BR"/>
          </w:rPr>
          <w:t>a grande</w:t>
        </w:r>
      </w:ins>
      <w:r w:rsidR="00602ECA">
        <w:rPr>
          <w:lang w:val="pt-BR"/>
        </w:rPr>
        <w:t xml:space="preserve"> movimentação entre ambas. Não existe um critério específico que defina quais cidades seriam gêmeas, mas dentro da lista das mais conhecidas </w:t>
      </w:r>
      <w:r w:rsidR="007A5C70">
        <w:rPr>
          <w:lang w:val="pt-BR"/>
        </w:rPr>
        <w:t>muitas contêm</w:t>
      </w:r>
      <w:r w:rsidR="00602ECA">
        <w:rPr>
          <w:lang w:val="pt-BR"/>
        </w:rPr>
        <w:t xml:space="preserve"> uma divisão fluvial entre elas e pontes que conectam ambas em maioria.</w:t>
      </w:r>
    </w:p>
    <w:p w14:paraId="6081B3C3" w14:textId="6F966918" w:rsidR="00602ECA" w:rsidRDefault="00602ECA" w:rsidP="003C62A5">
      <w:pPr>
        <w:pStyle w:val="Text"/>
        <w:rPr>
          <w:lang w:val="pt-BR"/>
        </w:rPr>
      </w:pPr>
      <w:r>
        <w:rPr>
          <w:lang w:val="pt-BR"/>
        </w:rPr>
        <w:t>Com este termo em mente, o segundo local escolhido fo</w:t>
      </w:r>
      <w:ins w:id="92" w:author="Alisson Steffens Henrique" w:date="2016-12-03T00:23:00Z">
        <w:r w:rsidR="000C7304">
          <w:rPr>
            <w:lang w:val="pt-BR"/>
          </w:rPr>
          <w:t>i</w:t>
        </w:r>
      </w:ins>
      <w:del w:id="93" w:author="Alisson Steffens Henrique" w:date="2016-12-03T00:23:00Z">
        <w:r w:rsidDel="000C7304">
          <w:rPr>
            <w:lang w:val="pt-BR"/>
          </w:rPr>
          <w:delText>ram</w:delText>
        </w:r>
      </w:del>
      <w:r>
        <w:rPr>
          <w:lang w:val="pt-BR"/>
        </w:rPr>
        <w:t xml:space="preserve"> </w:t>
      </w:r>
      <w:r w:rsidR="007A5C70">
        <w:rPr>
          <w:lang w:val="pt-BR"/>
        </w:rPr>
        <w:t>o</w:t>
      </w:r>
      <w:r>
        <w:rPr>
          <w:lang w:val="pt-BR"/>
        </w:rPr>
        <w:t>s</w:t>
      </w:r>
      <w:r w:rsidR="007A5C70">
        <w:rPr>
          <w:lang w:val="pt-BR"/>
        </w:rPr>
        <w:t xml:space="preserve"> bairros Centro das</w:t>
      </w:r>
      <w:r>
        <w:rPr>
          <w:lang w:val="pt-BR"/>
        </w:rPr>
        <w:t xml:space="preserve"> cidades gêmeas Florianópolis e São José</w:t>
      </w:r>
      <w:r w:rsidR="007A5C70">
        <w:rPr>
          <w:lang w:val="pt-BR"/>
        </w:rPr>
        <w:t>. Primeiramente este local foi escolhido por proximidade com o caso de Itajaí e Navegantes,</w:t>
      </w:r>
      <w:r>
        <w:rPr>
          <w:lang w:val="pt-BR"/>
        </w:rPr>
        <w:t xml:space="preserve"> </w:t>
      </w:r>
      <w:r w:rsidR="007A5C70">
        <w:rPr>
          <w:lang w:val="pt-BR"/>
        </w:rPr>
        <w:t xml:space="preserve">porém ao analisarmos melhor o local, percebemos que existe apenas uma maneira para realizar a travessia entre as cidades, a ponte Pedro Ivo Campos, </w:t>
      </w:r>
      <w:r w:rsidR="00B12729">
        <w:rPr>
          <w:lang w:val="pt-BR"/>
        </w:rPr>
        <w:t>a outra ponte de ligação, a ponte Hercílio Luz, encontra-se atualmente desativada devido medidas de segurança. Esse fato nos fez perceber que esse local pode nos dar perspectivas que talvez uma ponte apenas não resolva.</w:t>
      </w:r>
    </w:p>
    <w:p w14:paraId="0C8AEC49" w14:textId="37240943" w:rsidR="00B12729" w:rsidRPr="00F103F8" w:rsidRDefault="00B12729" w:rsidP="003C62A5">
      <w:pPr>
        <w:pStyle w:val="Text"/>
        <w:rPr>
          <w:lang w:val="pt-BR"/>
        </w:rPr>
      </w:pPr>
      <w:r>
        <w:rPr>
          <w:lang w:val="pt-BR"/>
        </w:rPr>
        <w:t xml:space="preserve">O terceiro local escolhido, também dentro dos parâmetros de “cidades gêmeas”, foram as cidades de Cambridge e Boston nos EUA. Este local foi escolhido primariamente, por nosso </w:t>
      </w:r>
      <w:proofErr w:type="spellStart"/>
      <w:r>
        <w:rPr>
          <w:lang w:val="pt-BR"/>
        </w:rPr>
        <w:t>Profº</w:t>
      </w:r>
      <w:proofErr w:type="spellEnd"/>
      <w:r>
        <w:rPr>
          <w:lang w:val="pt-BR"/>
        </w:rPr>
        <w:t xml:space="preserve"> André Maciel Santana, já ter viajado para o local selecionado, assim nos dando um parecer real sobre o trânsito local</w:t>
      </w:r>
      <w:r w:rsidR="00A31DF7">
        <w:rPr>
          <w:lang w:val="pt-BR"/>
        </w:rPr>
        <w:t>, outro motivo foi que um parâmetro de comparação como cidades dos EUA, pode nos dar ideias de como o trânsito pode melhorar aqui em Itajaí também.</w:t>
      </w:r>
      <w:ins w:id="94" w:author="Alisson Steffens Henrique" w:date="2016-12-03T00:24:00Z">
        <w:r w:rsidR="000C7304">
          <w:rPr>
            <w:lang w:val="pt-BR"/>
          </w:rPr>
          <w:t xml:space="preserve"> As duas cidades em muito se assemelham as </w:t>
        </w:r>
      </w:ins>
      <w:ins w:id="95" w:author="Alisson Steffens Henrique" w:date="2016-12-03T00:25:00Z">
        <w:r w:rsidR="000C7304">
          <w:rPr>
            <w:lang w:val="pt-BR"/>
          </w:rPr>
          <w:t xml:space="preserve">cidades </w:t>
        </w:r>
      </w:ins>
      <w:ins w:id="96" w:author="Alisson Steffens Henrique" w:date="2016-12-03T00:24:00Z">
        <w:r w:rsidR="000C7304">
          <w:rPr>
            <w:lang w:val="pt-BR"/>
          </w:rPr>
          <w:t>foco da pesquisa, tendo uma</w:t>
        </w:r>
      </w:ins>
      <w:ins w:id="97" w:author="Alisson Steffens Henrique" w:date="2016-12-03T00:26:00Z">
        <w:r w:rsidR="000C7304">
          <w:rPr>
            <w:lang w:val="pt-BR"/>
          </w:rPr>
          <w:t xml:space="preserve"> delas</w:t>
        </w:r>
      </w:ins>
      <w:ins w:id="98" w:author="Alisson Steffens Henrique" w:date="2016-12-03T00:24:00Z">
        <w:r w:rsidR="000C7304">
          <w:rPr>
            <w:lang w:val="pt-BR"/>
          </w:rPr>
          <w:t xml:space="preserve"> grandes universidades e a outra um aeroporto internacional.</w:t>
        </w:r>
      </w:ins>
      <w:r w:rsidR="00A31DF7">
        <w:rPr>
          <w:lang w:val="pt-BR"/>
        </w:rPr>
        <w:t xml:space="preserve"> O Rio Charles que </w:t>
      </w:r>
      <w:ins w:id="99" w:author="Alisson Steffens Henrique" w:date="2016-12-03T00:24:00Z">
        <w:r w:rsidR="000C7304">
          <w:rPr>
            <w:lang w:val="pt-BR"/>
          </w:rPr>
          <w:t xml:space="preserve">as </w:t>
        </w:r>
      </w:ins>
      <w:r w:rsidR="00A31DF7">
        <w:rPr>
          <w:lang w:val="pt-BR"/>
        </w:rPr>
        <w:t xml:space="preserve">divide </w:t>
      </w:r>
      <w:del w:id="100" w:author="Alisson Steffens Henrique" w:date="2016-12-03T00:24:00Z">
        <w:r w:rsidR="00A31DF7" w:rsidDel="000C7304">
          <w:rPr>
            <w:lang w:val="pt-BR"/>
          </w:rPr>
          <w:delText xml:space="preserve">ambas as cidades </w:delText>
        </w:r>
      </w:del>
      <w:r w:rsidR="00A31DF7">
        <w:rPr>
          <w:lang w:val="pt-BR"/>
        </w:rPr>
        <w:t xml:space="preserve">conta com várias pontes que </w:t>
      </w:r>
      <w:ins w:id="101" w:author="Alisson Steffens Henrique" w:date="2016-12-03T00:24:00Z">
        <w:r w:rsidR="000C7304">
          <w:rPr>
            <w:lang w:val="pt-BR"/>
          </w:rPr>
          <w:t xml:space="preserve">as </w:t>
        </w:r>
      </w:ins>
      <w:r w:rsidR="00A31DF7">
        <w:rPr>
          <w:lang w:val="pt-BR"/>
        </w:rPr>
        <w:t xml:space="preserve">interligam durante seu percurso, isso já causa </w:t>
      </w:r>
      <w:r w:rsidR="00981E0D">
        <w:rPr>
          <w:lang w:val="pt-BR"/>
        </w:rPr>
        <w:t>uma diferença de trânsito.</w:t>
      </w:r>
    </w:p>
    <w:p w14:paraId="25E41DB5" w14:textId="485C318D" w:rsidR="00AE4F6A" w:rsidRPr="00317B3D" w:rsidRDefault="00AE4F6A" w:rsidP="00AE4F6A">
      <w:pPr>
        <w:pStyle w:val="Ttulo2"/>
        <w:rPr>
          <w:lang w:val="pt-BR"/>
        </w:rPr>
      </w:pPr>
      <w:r w:rsidRPr="00317B3D">
        <w:rPr>
          <w:lang w:val="pt-BR"/>
        </w:rPr>
        <w:t>Método de Captura dos Dados</w:t>
      </w:r>
      <w:r w:rsidR="00317B3D" w:rsidRPr="00317B3D">
        <w:rPr>
          <w:lang w:val="pt-BR"/>
        </w:rPr>
        <w:t xml:space="preserve"> de Tr</w:t>
      </w:r>
      <w:r w:rsidR="00317B3D">
        <w:rPr>
          <w:lang w:val="pt-BR"/>
        </w:rPr>
        <w:t>ânsito</w:t>
      </w:r>
    </w:p>
    <w:p w14:paraId="261D746C" w14:textId="77777777" w:rsidR="00091F0B" w:rsidRDefault="00091F0B" w:rsidP="00BC0CFC">
      <w:pPr>
        <w:ind w:firstLine="202"/>
        <w:jc w:val="both"/>
        <w:rPr>
          <w:lang w:val="pt-BR"/>
        </w:rPr>
      </w:pPr>
      <w:r>
        <w:rPr>
          <w:lang w:val="pt-BR"/>
        </w:rPr>
        <w:t xml:space="preserve">Os dados foram recolhidos a partir da ferramenta do Google chamada </w:t>
      </w:r>
      <w:proofErr w:type="spellStart"/>
      <w:r>
        <w:rPr>
          <w:lang w:val="pt-BR"/>
        </w:rPr>
        <w:t>GoogleMaps</w:t>
      </w:r>
      <w:proofErr w:type="spellEnd"/>
      <w:r>
        <w:rPr>
          <w:lang w:val="pt-BR"/>
        </w:rPr>
        <w:t>.</w:t>
      </w:r>
    </w:p>
    <w:p w14:paraId="530816BE" w14:textId="0C7247B7" w:rsidR="00091F0B" w:rsidRDefault="00091F0B" w:rsidP="00BC0CFC">
      <w:pPr>
        <w:ind w:firstLine="202"/>
        <w:jc w:val="both"/>
        <w:rPr>
          <w:lang w:val="pt-BR"/>
        </w:rPr>
      </w:pPr>
      <w:r>
        <w:rPr>
          <w:lang w:val="pt-BR"/>
        </w:rPr>
        <w:t xml:space="preserve">A ferramenta permite </w:t>
      </w:r>
      <w:del w:id="102" w:author="Alisson Steffens Henrique" w:date="2016-12-03T00:26:00Z">
        <w:r w:rsidDel="000C7304">
          <w:rPr>
            <w:lang w:val="pt-BR"/>
          </w:rPr>
          <w:delText xml:space="preserve">que se possa </w:delText>
        </w:r>
      </w:del>
      <w:r>
        <w:rPr>
          <w:lang w:val="pt-BR"/>
        </w:rPr>
        <w:t xml:space="preserve">verificar o trânsito de qualquer rota </w:t>
      </w:r>
      <w:del w:id="103" w:author="Alisson Steffens Henrique" w:date="2016-12-03T00:26:00Z">
        <w:r w:rsidDel="000C7304">
          <w:rPr>
            <w:lang w:val="pt-BR"/>
          </w:rPr>
          <w:delText xml:space="preserve">que você </w:delText>
        </w:r>
      </w:del>
      <w:r>
        <w:rPr>
          <w:lang w:val="pt-BR"/>
        </w:rPr>
        <w:t>deseja</w:t>
      </w:r>
      <w:del w:id="104" w:author="Alisson Steffens Henrique" w:date="2016-12-03T00:26:00Z">
        <w:r w:rsidDel="000C7304">
          <w:rPr>
            <w:lang w:val="pt-BR"/>
          </w:rPr>
          <w:delText>r</w:delText>
        </w:r>
      </w:del>
      <w:ins w:id="105" w:author="Alisson Steffens Henrique" w:date="2016-12-03T00:26:00Z">
        <w:r w:rsidR="000C7304">
          <w:rPr>
            <w:lang w:val="pt-BR"/>
          </w:rPr>
          <w:t>da</w:t>
        </w:r>
      </w:ins>
      <w:r>
        <w:rPr>
          <w:lang w:val="pt-BR"/>
        </w:rPr>
        <w:t xml:space="preserve"> em tempo real, como também verificar o trânsito típico durante a semana em um horário específico.</w:t>
      </w:r>
    </w:p>
    <w:p w14:paraId="2254B12B" w14:textId="29A34941" w:rsidR="00091F0B" w:rsidRDefault="00091F0B" w:rsidP="00BC0CFC">
      <w:pPr>
        <w:ind w:firstLine="202"/>
        <w:jc w:val="both"/>
        <w:rPr>
          <w:lang w:val="pt-BR"/>
        </w:rPr>
      </w:pPr>
      <w:r>
        <w:rPr>
          <w:lang w:val="pt-BR"/>
        </w:rPr>
        <w:t>Foi decidido que ao invés de se verificar o trânsito típico, seria escolhido um horário específico, pois ao sele</w:t>
      </w:r>
      <w:r w:rsidR="00BC0CFC">
        <w:rPr>
          <w:lang w:val="pt-BR"/>
        </w:rPr>
        <w:t xml:space="preserve">cionar uma rota no </w:t>
      </w:r>
      <w:proofErr w:type="spellStart"/>
      <w:r w:rsidR="00BC0CFC">
        <w:rPr>
          <w:lang w:val="pt-BR"/>
        </w:rPr>
        <w:t>googlemaps</w:t>
      </w:r>
      <w:proofErr w:type="spellEnd"/>
      <w:r w:rsidR="00BC0CFC">
        <w:rPr>
          <w:lang w:val="pt-BR"/>
        </w:rPr>
        <w:t xml:space="preserve">, </w:t>
      </w:r>
      <w:r w:rsidR="005D54D3">
        <w:rPr>
          <w:lang w:val="pt-BR"/>
        </w:rPr>
        <w:t xml:space="preserve">os gráficos de </w:t>
      </w:r>
      <w:r>
        <w:rPr>
          <w:lang w:val="pt-BR"/>
        </w:rPr>
        <w:t>transito atual se sobrepunha</w:t>
      </w:r>
      <w:r w:rsidR="005D54D3">
        <w:rPr>
          <w:lang w:val="pt-BR"/>
        </w:rPr>
        <w:t>m</w:t>
      </w:r>
      <w:r>
        <w:rPr>
          <w:lang w:val="pt-BR"/>
        </w:rPr>
        <w:t xml:space="preserve"> o </w:t>
      </w:r>
      <w:r w:rsidR="005D54D3">
        <w:rPr>
          <w:lang w:val="pt-BR"/>
        </w:rPr>
        <w:t xml:space="preserve">de </w:t>
      </w:r>
      <w:r>
        <w:rPr>
          <w:lang w:val="pt-BR"/>
        </w:rPr>
        <w:t xml:space="preserve">transito típico, o que dificultava saber </w:t>
      </w:r>
      <w:r w:rsidR="00BC0CFC">
        <w:rPr>
          <w:lang w:val="pt-BR"/>
        </w:rPr>
        <w:t xml:space="preserve">quais eram </w:t>
      </w:r>
      <w:r>
        <w:rPr>
          <w:lang w:val="pt-BR"/>
        </w:rPr>
        <w:t>os dados típicos.</w:t>
      </w:r>
      <w:del w:id="106" w:author="Alisson Steffens Henrique" w:date="2016-12-03T00:27:00Z">
        <w:r w:rsidDel="000C7304">
          <w:rPr>
            <w:lang w:val="pt-BR"/>
          </w:rPr>
          <w:delText xml:space="preserve"> </w:delText>
        </w:r>
      </w:del>
    </w:p>
    <w:p w14:paraId="30687DD4" w14:textId="075FACBE" w:rsidR="00AE4F6A" w:rsidRDefault="00091F0B" w:rsidP="00BC0CFC">
      <w:pPr>
        <w:ind w:firstLine="202"/>
        <w:jc w:val="both"/>
        <w:rPr>
          <w:lang w:val="pt-BR"/>
        </w:rPr>
      </w:pPr>
      <w:r>
        <w:rPr>
          <w:lang w:val="pt-BR"/>
        </w:rPr>
        <w:t xml:space="preserve">Uma vez </w:t>
      </w:r>
      <w:del w:id="107" w:author="Alisson Steffens Henrique" w:date="2016-12-03T00:27:00Z">
        <w:r w:rsidDel="000C7304">
          <w:rPr>
            <w:lang w:val="pt-BR"/>
          </w:rPr>
          <w:delText xml:space="preserve">o método </w:delText>
        </w:r>
      </w:del>
      <w:r>
        <w:rPr>
          <w:lang w:val="pt-BR"/>
        </w:rPr>
        <w:t>escolhido</w:t>
      </w:r>
      <w:ins w:id="108" w:author="Alisson Steffens Henrique" w:date="2016-12-03T00:27:00Z">
        <w:r w:rsidR="000C7304">
          <w:rPr>
            <w:lang w:val="pt-BR"/>
          </w:rPr>
          <w:t xml:space="preserve"> o método</w:t>
        </w:r>
      </w:ins>
      <w:r>
        <w:rPr>
          <w:lang w:val="pt-BR"/>
        </w:rPr>
        <w:t>, f</w:t>
      </w:r>
      <w:r w:rsidR="00160087" w:rsidRPr="00160087">
        <w:rPr>
          <w:lang w:val="pt-BR"/>
        </w:rPr>
        <w:t xml:space="preserve">oi escolhido um dia </w:t>
      </w:r>
      <w:r w:rsidR="00160087">
        <w:rPr>
          <w:lang w:val="pt-BR"/>
        </w:rPr>
        <w:t xml:space="preserve">e um horário </w:t>
      </w:r>
      <w:r w:rsidR="00160087" w:rsidRPr="00160087">
        <w:rPr>
          <w:lang w:val="pt-BR"/>
        </w:rPr>
        <w:t>em me</w:t>
      </w:r>
      <w:r w:rsidR="00990DC5">
        <w:rPr>
          <w:lang w:val="pt-BR"/>
        </w:rPr>
        <w:t>io a semana para obter os dados</w:t>
      </w:r>
      <w:r w:rsidR="00160087" w:rsidRPr="00160087">
        <w:rPr>
          <w:lang w:val="pt-BR"/>
        </w:rPr>
        <w:t xml:space="preserve"> que seriam utilizados no projeto. </w:t>
      </w:r>
      <w:del w:id="109" w:author="Alisson Steffens Henrique" w:date="2016-12-03T00:28:00Z">
        <w:r w:rsidR="00160087" w:rsidDel="000C7304">
          <w:rPr>
            <w:lang w:val="pt-BR"/>
          </w:rPr>
          <w:delText xml:space="preserve">Queríamos </w:delText>
        </w:r>
      </w:del>
      <w:ins w:id="110" w:author="Alisson Steffens Henrique" w:date="2016-12-03T00:28:00Z">
        <w:r w:rsidR="000C7304">
          <w:rPr>
            <w:lang w:val="pt-BR"/>
          </w:rPr>
          <w:t>Em busca de</w:t>
        </w:r>
        <w:r w:rsidR="000C7304">
          <w:rPr>
            <w:lang w:val="pt-BR"/>
          </w:rPr>
          <w:t xml:space="preserve"> </w:t>
        </w:r>
      </w:ins>
      <w:r w:rsidR="00160087">
        <w:rPr>
          <w:lang w:val="pt-BR"/>
        </w:rPr>
        <w:t xml:space="preserve">um horário em que as cidades estivessem </w:t>
      </w:r>
      <w:del w:id="111" w:author="Alisson Steffens Henrique" w:date="2016-12-03T00:28:00Z">
        <w:r w:rsidR="00160087" w:rsidDel="000C7304">
          <w:rPr>
            <w:lang w:val="pt-BR"/>
          </w:rPr>
          <w:delText>em um horário de pico</w:delText>
        </w:r>
      </w:del>
      <w:ins w:id="112" w:author="Alisson Steffens Henrique" w:date="2016-12-03T00:28:00Z">
        <w:r w:rsidR="000C7304">
          <w:rPr>
            <w:lang w:val="pt-BR"/>
          </w:rPr>
          <w:t>no “rush”</w:t>
        </w:r>
      </w:ins>
      <w:r w:rsidR="00160087">
        <w:rPr>
          <w:lang w:val="pt-BR"/>
        </w:rPr>
        <w:t xml:space="preserve">, ou seja, quando o trânsito estivesse mais lento normalmente, então utilizamos o horário de </w:t>
      </w:r>
      <w:r w:rsidR="00990DC5">
        <w:rPr>
          <w:lang w:val="pt-BR"/>
        </w:rPr>
        <w:t>18h</w:t>
      </w:r>
      <w:del w:id="113" w:author="Alisson Steffens Henrique" w:date="2016-12-03T00:29:00Z">
        <w:r w:rsidR="00990DC5" w:rsidDel="000C7304">
          <w:rPr>
            <w:lang w:val="pt-BR"/>
          </w:rPr>
          <w:delText>00min</w:delText>
        </w:r>
      </w:del>
      <w:r w:rsidR="00160087">
        <w:rPr>
          <w:lang w:val="pt-BR"/>
        </w:rPr>
        <w:t xml:space="preserve">, que é o horário que normalmente </w:t>
      </w:r>
      <w:r>
        <w:rPr>
          <w:lang w:val="pt-BR"/>
        </w:rPr>
        <w:t>a</w:t>
      </w:r>
      <w:r w:rsidR="00990DC5">
        <w:rPr>
          <w:lang w:val="pt-BR"/>
        </w:rPr>
        <w:t xml:space="preserve"> maioria das pessoas </w:t>
      </w:r>
      <w:r w:rsidR="00B76B57">
        <w:rPr>
          <w:lang w:val="pt-BR"/>
        </w:rPr>
        <w:t>vão</w:t>
      </w:r>
      <w:r w:rsidR="00990DC5">
        <w:rPr>
          <w:lang w:val="pt-BR"/>
        </w:rPr>
        <w:t xml:space="preserve"> de seus trabalhos para suas casas.</w:t>
      </w:r>
    </w:p>
    <w:p w14:paraId="3651F3AC" w14:textId="05FBE694" w:rsidR="00990DC5" w:rsidRDefault="00990DC5" w:rsidP="00BC0CFC">
      <w:pPr>
        <w:ind w:firstLine="202"/>
        <w:jc w:val="both"/>
        <w:rPr>
          <w:lang w:val="pt-BR"/>
        </w:rPr>
      </w:pPr>
      <w:r>
        <w:rPr>
          <w:lang w:val="pt-BR"/>
        </w:rPr>
        <w:t>Por volta de 18h</w:t>
      </w:r>
      <w:del w:id="114" w:author="Alisson Steffens Henrique" w:date="2016-12-03T00:29:00Z">
        <w:r w:rsidDel="000C7304">
          <w:rPr>
            <w:lang w:val="pt-BR"/>
          </w:rPr>
          <w:delText>00min</w:delText>
        </w:r>
      </w:del>
      <w:r>
        <w:rPr>
          <w:lang w:val="pt-BR"/>
        </w:rPr>
        <w:t xml:space="preserve"> do dia 30/11/2016 (Quarta feita), foi realizada a coleta dos dados sobre o trânsito das três </w:t>
      </w:r>
      <w:ins w:id="115" w:author="Alisson Steffens Henrique" w:date="2016-12-03T00:29:00Z">
        <w:r w:rsidR="000C7304">
          <w:rPr>
            <w:lang w:val="pt-BR"/>
          </w:rPr>
          <w:t xml:space="preserve">duplas de </w:t>
        </w:r>
      </w:ins>
      <w:r>
        <w:rPr>
          <w:lang w:val="pt-BR"/>
        </w:rPr>
        <w:t>cidades gêmeas escolhidas.</w:t>
      </w:r>
    </w:p>
    <w:p w14:paraId="3B900AA3" w14:textId="6BC29033" w:rsidR="005D54D3" w:rsidRDefault="005D54D3" w:rsidP="00BC0CFC">
      <w:pPr>
        <w:ind w:firstLine="202"/>
        <w:jc w:val="both"/>
        <w:rPr>
          <w:lang w:val="pt-BR"/>
        </w:rPr>
      </w:pPr>
      <w:r>
        <w:rPr>
          <w:lang w:val="pt-BR"/>
        </w:rPr>
        <w:t>O horário da cidade de Boston foi reavaliado após percebemos que há uma diferença de 3h entre Brasí</w:t>
      </w:r>
      <w:r w:rsidR="0003473A">
        <w:rPr>
          <w:lang w:val="pt-BR"/>
        </w:rPr>
        <w:t>lia e Boston, portando no dia 02</w:t>
      </w:r>
      <w:r>
        <w:rPr>
          <w:lang w:val="pt-BR"/>
        </w:rPr>
        <w:t>/12/2016 foi refeit</w:t>
      </w:r>
      <w:ins w:id="116" w:author="Alisson Steffens Henrique" w:date="2016-12-03T00:29:00Z">
        <w:r w:rsidR="000C7304">
          <w:rPr>
            <w:lang w:val="pt-BR"/>
          </w:rPr>
          <w:t>a</w:t>
        </w:r>
      </w:ins>
      <w:del w:id="117" w:author="Alisson Steffens Henrique" w:date="2016-12-03T00:29:00Z">
        <w:r w:rsidDel="000C7304">
          <w:rPr>
            <w:lang w:val="pt-BR"/>
          </w:rPr>
          <w:delText>o</w:delText>
        </w:r>
      </w:del>
      <w:r>
        <w:rPr>
          <w:lang w:val="pt-BR"/>
        </w:rPr>
        <w:t xml:space="preserve"> a análise de trânsito de Boston por volta das 21h00min horário de Brasília (18h no horário EST).</w:t>
      </w:r>
    </w:p>
    <w:p w14:paraId="52DD2347" w14:textId="03C6B414" w:rsidR="00EC171B" w:rsidRDefault="00091F0B" w:rsidP="00D671DD">
      <w:pPr>
        <w:ind w:firstLine="202"/>
        <w:jc w:val="both"/>
        <w:rPr>
          <w:lang w:val="pt-BR"/>
        </w:rPr>
      </w:pPr>
      <w:del w:id="118" w:author="Alisson Steffens Henrique" w:date="2016-12-03T00:30:00Z">
        <w:r w:rsidDel="000C7304">
          <w:rPr>
            <w:lang w:val="pt-BR"/>
          </w:rPr>
          <w:delText xml:space="preserve">Os dados obtidos estão </w:delText>
        </w:r>
        <w:r w:rsidR="00922F96" w:rsidDel="000C7304">
          <w:rPr>
            <w:lang w:val="pt-BR"/>
          </w:rPr>
          <w:delText xml:space="preserve">em </w:delText>
        </w:r>
        <w:r w:rsidR="00185977" w:rsidDel="000C7304">
          <w:rPr>
            <w:lang w:val="pt-BR"/>
          </w:rPr>
          <w:delText>abaixo</w:delText>
        </w:r>
        <w:r w:rsidR="00EC171B" w:rsidDel="000C7304">
          <w:rPr>
            <w:lang w:val="pt-BR"/>
          </w:rPr>
          <w:delText>.</w:delText>
        </w:r>
      </w:del>
      <w:ins w:id="119" w:author="Alisson Steffens Henrique" w:date="2016-12-03T00:30:00Z">
        <w:r w:rsidR="000C7304">
          <w:rPr>
            <w:lang w:val="pt-BR"/>
          </w:rPr>
          <w:t>Seguem abaixo os dados obtidos.</w:t>
        </w:r>
      </w:ins>
    </w:p>
    <w:p w14:paraId="3A19F395" w14:textId="77777777" w:rsidR="00D671DD" w:rsidRDefault="00D671DD" w:rsidP="00D671DD">
      <w:pPr>
        <w:ind w:firstLine="202"/>
        <w:jc w:val="both"/>
        <w:rPr>
          <w:lang w:val="pt-BR"/>
        </w:rPr>
      </w:pPr>
    </w:p>
    <w:p w14:paraId="75D9AF15" w14:textId="06976ED9" w:rsidR="00D671DD"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3600" behindDoc="0" locked="0" layoutInCell="1" allowOverlap="1" wp14:anchorId="0A4442CD" wp14:editId="7A842204">
                <wp:simplePos x="0" y="0"/>
                <wp:positionH relativeFrom="margin">
                  <wp:posOffset>3411855</wp:posOffset>
                </wp:positionH>
                <wp:positionV relativeFrom="margin">
                  <wp:posOffset>4269105</wp:posOffset>
                </wp:positionV>
                <wp:extent cx="3138170" cy="2181225"/>
                <wp:effectExtent l="0" t="0" r="5080" b="9525"/>
                <wp:wrapSquare wrapText="bothSides"/>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181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5737D5" w14:textId="62AC0AD0" w:rsidR="00AC51F8" w:rsidRDefault="00AC51F8" w:rsidP="00155D5C">
                            <w:pPr>
                              <w:pStyle w:val="Textodenotaderodap"/>
                              <w:ind w:firstLine="0"/>
                            </w:pPr>
                            <w:r>
                              <w:rPr>
                                <w:noProof/>
                                <w:lang w:val="pt-BR" w:eastAsia="pt-BR"/>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AC51F8" w:rsidRPr="00F2348A" w:rsidRDefault="00AC51F8"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AC51F8" w:rsidRPr="00F2348A" w:rsidRDefault="00AC51F8" w:rsidP="00155D5C">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4442CD" id="_x0000_s1027" type="#_x0000_t202" style="position:absolute;left:0;text-align:left;margin-left:268.65pt;margin-top:336.15pt;width:247.1pt;height:171.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" stroked="f">
                <v:textbox inset="0,0,0,0">
                  <w:txbxContent>
                    <w:p w14:paraId="7B5737D5" w14:textId="62AC0AD0" w:rsidR="00AC51F8" w:rsidRDefault="00AC51F8" w:rsidP="00155D5C">
                      <w:pPr>
                        <w:pStyle w:val="Textodenotaderodap"/>
                        <w:ind w:firstLine="0"/>
                      </w:pPr>
                      <w:r>
                        <w:rPr>
                          <w:noProof/>
                          <w:lang w:val="pt-BR" w:eastAsia="pt-BR"/>
                        </w:rPr>
                        <w:drawing>
                          <wp:inline distT="0" distB="0" distL="0" distR="0" wp14:anchorId="7D27CA3D" wp14:editId="05124E6C">
                            <wp:extent cx="3057525" cy="2023901"/>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Ferry.png"/>
                                    <pic:cNvPicPr/>
                                  </pic:nvPicPr>
                                  <pic:blipFill>
                                    <a:blip r:embed="rId11">
                                      <a:extLst>
                                        <a:ext uri="{28A0092B-C50C-407E-A947-70E740481C1C}">
                                          <a14:useLocalDpi xmlns:a14="http://schemas.microsoft.com/office/drawing/2010/main" val="0"/>
                                        </a:ext>
                                      </a:extLst>
                                    </a:blip>
                                    <a:stretch>
                                      <a:fillRect/>
                                    </a:stretch>
                                  </pic:blipFill>
                                  <pic:spPr>
                                    <a:xfrm>
                                      <a:off x="0" y="0"/>
                                      <a:ext cx="3063222" cy="2027672"/>
                                    </a:xfrm>
                                    <a:prstGeom prst="rect">
                                      <a:avLst/>
                                    </a:prstGeom>
                                  </pic:spPr>
                                </pic:pic>
                              </a:graphicData>
                            </a:graphic>
                          </wp:inline>
                        </w:drawing>
                      </w:r>
                    </w:p>
                    <w:p w14:paraId="5C05E348" w14:textId="751468AB" w:rsidR="00AC51F8" w:rsidRPr="00F2348A" w:rsidRDefault="00AC51F8" w:rsidP="00155D5C">
                      <w:pPr>
                        <w:pStyle w:val="Textodenotaderodap"/>
                        <w:ind w:firstLine="0"/>
                        <w:rPr>
                          <w:lang w:val="pt-BR"/>
                        </w:rPr>
                      </w:pPr>
                      <w:r>
                        <w:rPr>
                          <w:lang w:val="pt-BR"/>
                        </w:rPr>
                        <w:t>Fig. 2</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Navegantes e Itajaí</w:t>
                      </w:r>
                    </w:p>
                    <w:p w14:paraId="68ED3990" w14:textId="77777777" w:rsidR="00AC51F8" w:rsidRPr="00F2348A" w:rsidRDefault="00AC51F8" w:rsidP="00155D5C">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089F2C8B" w14:textId="450FB4C9" w:rsidR="00EC171B" w:rsidRDefault="001B7F30" w:rsidP="00BC0CFC">
      <w:pPr>
        <w:ind w:firstLine="202"/>
        <w:jc w:val="both"/>
        <w:rPr>
          <w:lang w:val="pt-BR"/>
        </w:rPr>
      </w:pPr>
      <w:proofErr w:type="spellStart"/>
      <w:r>
        <w:rPr>
          <w:lang w:val="pt-BR"/>
        </w:rPr>
        <w:t>Comentario</w:t>
      </w:r>
      <w:proofErr w:type="spellEnd"/>
      <w:r>
        <w:rPr>
          <w:lang w:val="pt-BR"/>
        </w:rPr>
        <w:t xml:space="preserve"> </w:t>
      </w:r>
      <w:proofErr w:type="spellStart"/>
      <w:r>
        <w:rPr>
          <w:lang w:val="pt-BR"/>
        </w:rPr>
        <w:t>Aleatorio</w:t>
      </w:r>
      <w:proofErr w:type="spellEnd"/>
      <w:r>
        <w:rPr>
          <w:lang w:val="pt-BR"/>
        </w:rPr>
        <w:t xml:space="preserve"> sobre a imagem.</w:t>
      </w:r>
    </w:p>
    <w:p w14:paraId="5D7C8A7D" w14:textId="13594A0C" w:rsidR="00EC171B" w:rsidRDefault="00EC171B" w:rsidP="00BC0CFC">
      <w:pPr>
        <w:ind w:firstLine="202"/>
        <w:jc w:val="both"/>
        <w:rPr>
          <w:lang w:val="pt-BR"/>
        </w:rPr>
      </w:pPr>
    </w:p>
    <w:p w14:paraId="10A265FC" w14:textId="77777777" w:rsidR="00D671DD" w:rsidRDefault="00D671DD" w:rsidP="00BC0CFC">
      <w:pPr>
        <w:ind w:firstLine="202"/>
        <w:jc w:val="both"/>
        <w:rPr>
          <w:lang w:val="pt-BR"/>
        </w:rPr>
      </w:pPr>
    </w:p>
    <w:p w14:paraId="412F39A2" w14:textId="77777777" w:rsidR="00D671DD" w:rsidRDefault="00D671DD" w:rsidP="00BC0CFC">
      <w:pPr>
        <w:ind w:firstLine="202"/>
        <w:jc w:val="both"/>
        <w:rPr>
          <w:lang w:val="pt-BR"/>
        </w:rPr>
      </w:pPr>
    </w:p>
    <w:p w14:paraId="4BC2C176" w14:textId="77777777" w:rsidR="00D671DD" w:rsidRDefault="00D671DD" w:rsidP="00BC0CFC">
      <w:pPr>
        <w:ind w:firstLine="202"/>
        <w:jc w:val="both"/>
        <w:rPr>
          <w:lang w:val="pt-BR"/>
        </w:rPr>
      </w:pPr>
    </w:p>
    <w:p w14:paraId="09849BE5" w14:textId="77777777" w:rsidR="00D671DD" w:rsidRDefault="00D671DD" w:rsidP="00BC0CFC">
      <w:pPr>
        <w:ind w:firstLine="202"/>
        <w:jc w:val="both"/>
        <w:rPr>
          <w:lang w:val="pt-BR"/>
        </w:rPr>
      </w:pPr>
    </w:p>
    <w:p w14:paraId="3F5D535E" w14:textId="77777777" w:rsidR="00D671DD" w:rsidRDefault="00D671DD" w:rsidP="00BC0CFC">
      <w:pPr>
        <w:ind w:firstLine="202"/>
        <w:jc w:val="both"/>
        <w:rPr>
          <w:lang w:val="pt-BR"/>
        </w:rPr>
      </w:pPr>
    </w:p>
    <w:p w14:paraId="7A54194F" w14:textId="77777777" w:rsidR="00D671DD" w:rsidRDefault="00D671DD" w:rsidP="00BC0CFC">
      <w:pPr>
        <w:ind w:firstLine="202"/>
        <w:jc w:val="both"/>
        <w:rPr>
          <w:lang w:val="pt-BR"/>
        </w:rPr>
      </w:pPr>
    </w:p>
    <w:p w14:paraId="075BD594" w14:textId="77777777" w:rsidR="00D671DD" w:rsidRDefault="00D671DD" w:rsidP="00BC0CFC">
      <w:pPr>
        <w:ind w:firstLine="202"/>
        <w:jc w:val="both"/>
        <w:rPr>
          <w:lang w:val="pt-BR"/>
        </w:rPr>
      </w:pPr>
    </w:p>
    <w:p w14:paraId="691D3534" w14:textId="77777777" w:rsidR="00D671DD" w:rsidRDefault="00D671DD" w:rsidP="00BC0CFC">
      <w:pPr>
        <w:ind w:firstLine="202"/>
        <w:jc w:val="both"/>
        <w:rPr>
          <w:lang w:val="pt-BR"/>
        </w:rPr>
      </w:pPr>
    </w:p>
    <w:p w14:paraId="208EECB3" w14:textId="77777777" w:rsidR="00D671DD" w:rsidRDefault="00D671DD" w:rsidP="00BC0CFC">
      <w:pPr>
        <w:ind w:firstLine="202"/>
        <w:jc w:val="both"/>
        <w:rPr>
          <w:lang w:val="pt-BR"/>
        </w:rPr>
      </w:pPr>
    </w:p>
    <w:p w14:paraId="261B5C94" w14:textId="77777777" w:rsidR="00D671DD" w:rsidRDefault="00D671DD" w:rsidP="00BC0CFC">
      <w:pPr>
        <w:ind w:firstLine="202"/>
        <w:jc w:val="both"/>
        <w:rPr>
          <w:lang w:val="pt-BR"/>
        </w:rPr>
      </w:pPr>
    </w:p>
    <w:p w14:paraId="02BB7389" w14:textId="77777777" w:rsidR="00D671DD" w:rsidRDefault="00D671DD" w:rsidP="00BC0CFC">
      <w:pPr>
        <w:ind w:firstLine="202"/>
        <w:jc w:val="both"/>
        <w:rPr>
          <w:lang w:val="pt-BR"/>
        </w:rPr>
      </w:pPr>
    </w:p>
    <w:p w14:paraId="1EF11C71" w14:textId="02BBDC09" w:rsidR="001B7F30" w:rsidRDefault="001B7F30" w:rsidP="00BC0CFC">
      <w:pPr>
        <w:ind w:firstLine="202"/>
        <w:jc w:val="both"/>
        <w:rPr>
          <w:lang w:val="pt-BR"/>
        </w:rPr>
      </w:pPr>
      <w:proofErr w:type="spellStart"/>
      <w:r>
        <w:rPr>
          <w:lang w:val="pt-BR"/>
        </w:rPr>
        <w:t>Comentario</w:t>
      </w:r>
      <w:proofErr w:type="spellEnd"/>
      <w:r>
        <w:rPr>
          <w:lang w:val="pt-BR"/>
        </w:rPr>
        <w:t xml:space="preserve"> Aleatório sobre imagem</w:t>
      </w:r>
    </w:p>
    <w:p w14:paraId="0DD9CDE2" w14:textId="7015FC06" w:rsidR="00EC171B" w:rsidRDefault="00EC171B" w:rsidP="00BC0CFC">
      <w:pPr>
        <w:ind w:firstLine="202"/>
        <w:jc w:val="both"/>
        <w:rPr>
          <w:lang w:val="pt-BR"/>
        </w:rPr>
      </w:pPr>
    </w:p>
    <w:p w14:paraId="1921F6DB" w14:textId="77777777" w:rsidR="001B7F30" w:rsidRDefault="001B7F30" w:rsidP="00BC0CFC">
      <w:pPr>
        <w:ind w:firstLine="202"/>
        <w:jc w:val="both"/>
        <w:rPr>
          <w:lang w:val="pt-BR"/>
        </w:rPr>
      </w:pPr>
    </w:p>
    <w:p w14:paraId="77BBFCDD" w14:textId="3A33ED39" w:rsidR="00EC171B" w:rsidRDefault="001B7F30" w:rsidP="00BC0CFC">
      <w:pPr>
        <w:ind w:firstLine="202"/>
        <w:jc w:val="both"/>
        <w:rPr>
          <w:lang w:val="pt-BR"/>
        </w:rPr>
      </w:pPr>
      <w:r>
        <w:rPr>
          <w:lang w:val="pt-BR"/>
        </w:rPr>
        <w:t>Comentário Aleatório sobre imagem</w:t>
      </w:r>
    </w:p>
    <w:p w14:paraId="01E0991C" w14:textId="28D28716" w:rsidR="00EC171B" w:rsidRDefault="00EC171B" w:rsidP="00BC0CFC">
      <w:pPr>
        <w:ind w:firstLine="202"/>
        <w:jc w:val="both"/>
        <w:rPr>
          <w:lang w:val="pt-BR"/>
        </w:rPr>
      </w:pPr>
    </w:p>
    <w:p w14:paraId="13655DC1" w14:textId="704E3274" w:rsidR="001B7F30" w:rsidRDefault="00D671DD" w:rsidP="00BC0CFC">
      <w:pPr>
        <w:ind w:firstLine="202"/>
        <w:jc w:val="both"/>
        <w:rPr>
          <w:lang w:val="pt-BR"/>
        </w:rPr>
      </w:pPr>
      <w:r w:rsidRPr="001F4C5C">
        <w:rPr>
          <w:noProof/>
          <w:lang w:val="pt-BR" w:eastAsia="pt-BR"/>
        </w:rPr>
        <w:lastRenderedPageBreak/>
        <mc:AlternateContent>
          <mc:Choice Requires="wps">
            <w:drawing>
              <wp:anchor distT="0" distB="0" distL="114300" distR="114300" simplePos="0" relativeHeight="251679744" behindDoc="0" locked="0" layoutInCell="1" allowOverlap="1" wp14:anchorId="2DC75449" wp14:editId="02F289B9">
                <wp:simplePos x="0" y="0"/>
                <wp:positionH relativeFrom="margin">
                  <wp:posOffset>-128905</wp:posOffset>
                </wp:positionH>
                <wp:positionV relativeFrom="margin">
                  <wp:posOffset>5370195</wp:posOffset>
                </wp:positionV>
                <wp:extent cx="3009900" cy="2276475"/>
                <wp:effectExtent l="0" t="0" r="0" b="9525"/>
                <wp:wrapSquare wrapText="bothSides"/>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2764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6AE2ED" w14:textId="2B5EF517" w:rsidR="00AC51F8" w:rsidRDefault="00AC51F8" w:rsidP="001A154B">
                            <w:pPr>
                              <w:pStyle w:val="Textodenotaderodap"/>
                              <w:ind w:firstLine="0"/>
                            </w:pPr>
                            <w:r>
                              <w:rPr>
                                <w:noProof/>
                                <w:lang w:val="pt-BR" w:eastAsia="pt-BR"/>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2">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AC51F8" w:rsidRPr="00F2348A" w:rsidRDefault="00AC51F8" w:rsidP="001A154B">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203F876D" w14:textId="77777777" w:rsidR="00AC51F8" w:rsidRPr="00F2348A" w:rsidRDefault="00AC51F8"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C75449" id="_x0000_s1028" type="#_x0000_t202" style="position:absolute;left:0;text-align:left;margin-left:-10.15pt;margin-top:422.85pt;width:237pt;height:179.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" stroked="f">
                <v:textbox inset="0,0,0,0">
                  <w:txbxContent>
                    <w:p w14:paraId="276AE2ED" w14:textId="2B5EF517" w:rsidR="00AC51F8" w:rsidRDefault="00AC51F8" w:rsidP="001A154B">
                      <w:pPr>
                        <w:pStyle w:val="Textodenotaderodap"/>
                        <w:ind w:firstLine="0"/>
                      </w:pPr>
                      <w:r>
                        <w:rPr>
                          <w:noProof/>
                          <w:lang w:val="pt-BR" w:eastAsia="pt-BR"/>
                        </w:rPr>
                        <w:drawing>
                          <wp:inline distT="0" distB="0" distL="0" distR="0" wp14:anchorId="74ED336B" wp14:editId="0383F8EE">
                            <wp:extent cx="3105150" cy="2065662"/>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lento.png"/>
                                    <pic:cNvPicPr/>
                                  </pic:nvPicPr>
                                  <pic:blipFill>
                                    <a:blip r:embed="rId12">
                                      <a:extLst>
                                        <a:ext uri="{28A0092B-C50C-407E-A947-70E740481C1C}">
                                          <a14:useLocalDpi xmlns:a14="http://schemas.microsoft.com/office/drawing/2010/main" val="0"/>
                                        </a:ext>
                                      </a:extLst>
                                    </a:blip>
                                    <a:stretch>
                                      <a:fillRect/>
                                    </a:stretch>
                                  </pic:blipFill>
                                  <pic:spPr>
                                    <a:xfrm>
                                      <a:off x="0" y="0"/>
                                      <a:ext cx="3113379" cy="2071136"/>
                                    </a:xfrm>
                                    <a:prstGeom prst="rect">
                                      <a:avLst/>
                                    </a:prstGeom>
                                  </pic:spPr>
                                </pic:pic>
                              </a:graphicData>
                            </a:graphic>
                          </wp:inline>
                        </w:drawing>
                      </w:r>
                    </w:p>
                    <w:p w14:paraId="4A906355" w14:textId="74F3B51B" w:rsidR="00AC51F8" w:rsidRPr="00F2348A" w:rsidRDefault="00AC51F8" w:rsidP="001A154B">
                      <w:pPr>
                        <w:pStyle w:val="Textodenotaderodap"/>
                        <w:ind w:firstLine="0"/>
                        <w:rPr>
                          <w:lang w:val="pt-BR"/>
                        </w:rPr>
                      </w:pPr>
                      <w:r>
                        <w:rPr>
                          <w:lang w:val="pt-BR"/>
                        </w:rPr>
                        <w:t>Fig. 5</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São José e Florianópolis</w:t>
                      </w:r>
                    </w:p>
                    <w:p w14:paraId="203F876D" w14:textId="77777777" w:rsidR="00AC51F8" w:rsidRPr="00F2348A" w:rsidRDefault="00AC51F8"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205E6D2A" w14:textId="185EDDCE" w:rsidR="00EC171B" w:rsidRDefault="001B7F30" w:rsidP="00BC0CFC">
      <w:pPr>
        <w:ind w:firstLine="202"/>
        <w:jc w:val="both"/>
        <w:rPr>
          <w:lang w:val="pt-BR"/>
        </w:rPr>
      </w:pPr>
      <w:r>
        <w:rPr>
          <w:lang w:val="pt-BR"/>
        </w:rPr>
        <w:t>Comentário Aleatório sobre imagem</w:t>
      </w:r>
    </w:p>
    <w:p w14:paraId="618E9B41" w14:textId="2EB332F7" w:rsidR="00EC171B" w:rsidRDefault="00EC171B" w:rsidP="00BC0CFC">
      <w:pPr>
        <w:ind w:firstLine="202"/>
        <w:jc w:val="both"/>
        <w:rPr>
          <w:lang w:val="pt-BR"/>
        </w:rPr>
      </w:pPr>
    </w:p>
    <w:p w14:paraId="77D056DB" w14:textId="77777777" w:rsidR="00D671DD" w:rsidRDefault="00D671DD" w:rsidP="00BC0CFC">
      <w:pPr>
        <w:ind w:firstLine="202"/>
        <w:jc w:val="both"/>
        <w:rPr>
          <w:lang w:val="pt-BR"/>
        </w:rPr>
      </w:pPr>
    </w:p>
    <w:p w14:paraId="0EA10533" w14:textId="77777777" w:rsidR="00D671DD" w:rsidRDefault="00D671DD" w:rsidP="00BC0CFC">
      <w:pPr>
        <w:ind w:firstLine="202"/>
        <w:jc w:val="both"/>
        <w:rPr>
          <w:lang w:val="pt-BR"/>
        </w:rPr>
      </w:pPr>
    </w:p>
    <w:p w14:paraId="52512FE5" w14:textId="77777777" w:rsidR="00D671DD" w:rsidRDefault="00D671DD" w:rsidP="00BC0CFC">
      <w:pPr>
        <w:ind w:firstLine="202"/>
        <w:jc w:val="both"/>
        <w:rPr>
          <w:lang w:val="pt-BR"/>
        </w:rPr>
      </w:pPr>
    </w:p>
    <w:p w14:paraId="36E709E5" w14:textId="4FE61F0D" w:rsidR="00EC171B" w:rsidRDefault="00EC171B" w:rsidP="00BC0CFC">
      <w:pPr>
        <w:ind w:firstLine="202"/>
        <w:jc w:val="both"/>
        <w:rPr>
          <w:lang w:val="pt-BR"/>
        </w:rPr>
      </w:pPr>
    </w:p>
    <w:p w14:paraId="7C0AE78D" w14:textId="77777777" w:rsidR="00D671DD" w:rsidRDefault="00D671DD" w:rsidP="00BC0CFC">
      <w:pPr>
        <w:ind w:firstLine="202"/>
        <w:jc w:val="both"/>
        <w:rPr>
          <w:lang w:val="pt-BR"/>
        </w:rPr>
      </w:pPr>
    </w:p>
    <w:p w14:paraId="587364A4" w14:textId="38A2C4DF" w:rsidR="00EC171B" w:rsidRDefault="001B7F30" w:rsidP="00BC0CFC">
      <w:pPr>
        <w:ind w:firstLine="202"/>
        <w:jc w:val="both"/>
        <w:rPr>
          <w:lang w:val="pt-BR"/>
        </w:rPr>
      </w:pPr>
      <w:r>
        <w:rPr>
          <w:lang w:val="pt-BR"/>
        </w:rPr>
        <w:t>Comentário Aleatório sobre imagem</w:t>
      </w:r>
    </w:p>
    <w:p w14:paraId="5DE8C83C" w14:textId="4DE0F6D4" w:rsidR="00EC171B" w:rsidRDefault="00EC171B" w:rsidP="00BC0CFC">
      <w:pPr>
        <w:ind w:firstLine="202"/>
        <w:jc w:val="both"/>
        <w:rPr>
          <w:lang w:val="pt-BR"/>
        </w:rPr>
      </w:pPr>
    </w:p>
    <w:p w14:paraId="7EA34D85" w14:textId="16725E01"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81792" behindDoc="0" locked="0" layoutInCell="1" allowOverlap="1" wp14:anchorId="5E21A37E" wp14:editId="60C4169E">
                <wp:simplePos x="0" y="0"/>
                <wp:positionH relativeFrom="margin">
                  <wp:posOffset>3384550</wp:posOffset>
                </wp:positionH>
                <wp:positionV relativeFrom="margin">
                  <wp:posOffset>2571115</wp:posOffset>
                </wp:positionV>
                <wp:extent cx="2981325" cy="2186305"/>
                <wp:effectExtent l="0" t="0" r="9525" b="4445"/>
                <wp:wrapSquare wrapText="bothSides"/>
                <wp:docPr id="2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21863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B9078C3" w14:textId="7AAD8799" w:rsidR="00AC51F8" w:rsidRDefault="00AC51F8"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AC51F8" w:rsidRPr="00F2348A" w:rsidRDefault="00AC51F8"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AC51F8" w:rsidRPr="00F2348A" w:rsidRDefault="00AC51F8" w:rsidP="000E24F6">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21A37E" id="_x0000_s1029" type="#_x0000_t202" style="position:absolute;left:0;text-align:left;margin-left:266.5pt;margin-top:202.45pt;width:234.75pt;height:172.1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" stroked="f">
                <v:textbox inset="0,0,0,0">
                  <w:txbxContent>
                    <w:p w14:paraId="0B9078C3" w14:textId="7AAD8799" w:rsidR="00AC51F8" w:rsidRDefault="00AC51F8" w:rsidP="000E24F6">
                      <w:pPr>
                        <w:pStyle w:val="Textodenotaderodap"/>
                        <w:ind w:firstLine="0"/>
                      </w:pPr>
                      <w:r>
                        <w:rPr>
                          <w:noProof/>
                          <w:lang w:val="pt-BR" w:eastAsia="pt-BR"/>
                        </w:rPr>
                        <w:drawing>
                          <wp:inline distT="0" distB="0" distL="0" distR="0" wp14:anchorId="6E37FD81" wp14:editId="737DC305">
                            <wp:extent cx="2981325" cy="1899920"/>
                            <wp:effectExtent l="0" t="0" r="952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L.png"/>
                                    <pic:cNvPicPr/>
                                  </pic:nvPicPr>
                                  <pic:blipFill>
                                    <a:blip r:embed="rId13">
                                      <a:extLst>
                                        <a:ext uri="{28A0092B-C50C-407E-A947-70E740481C1C}">
                                          <a14:useLocalDpi xmlns:a14="http://schemas.microsoft.com/office/drawing/2010/main" val="0"/>
                                        </a:ext>
                                      </a:extLst>
                                    </a:blip>
                                    <a:stretch>
                                      <a:fillRect/>
                                    </a:stretch>
                                  </pic:blipFill>
                                  <pic:spPr>
                                    <a:xfrm>
                                      <a:off x="0" y="0"/>
                                      <a:ext cx="2981325" cy="1899920"/>
                                    </a:xfrm>
                                    <a:prstGeom prst="rect">
                                      <a:avLst/>
                                    </a:prstGeom>
                                  </pic:spPr>
                                </pic:pic>
                              </a:graphicData>
                            </a:graphic>
                          </wp:inline>
                        </w:drawing>
                      </w:r>
                    </w:p>
                    <w:p w14:paraId="40758BA9" w14:textId="435C7099" w:rsidR="00AC51F8" w:rsidRPr="00F2348A" w:rsidRDefault="00AC51F8" w:rsidP="000E24F6">
                      <w:pPr>
                        <w:pStyle w:val="Textodenotaderodap"/>
                        <w:ind w:firstLine="0"/>
                        <w:rPr>
                          <w:lang w:val="pt-BR"/>
                        </w:rPr>
                      </w:pPr>
                      <w:r>
                        <w:rPr>
                          <w:lang w:val="pt-BR"/>
                        </w:rPr>
                        <w:t>Fig. 7</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Cambridge e Boston</w:t>
                      </w:r>
                    </w:p>
                    <w:p w14:paraId="787B9C6C" w14:textId="77777777" w:rsidR="00AC51F8" w:rsidRPr="00F2348A" w:rsidRDefault="00AC51F8" w:rsidP="000E24F6">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3F58A2DF" w14:textId="12F5656B"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7696" behindDoc="0" locked="0" layoutInCell="1" allowOverlap="1" wp14:anchorId="51CFFEED" wp14:editId="1318960D">
                <wp:simplePos x="0" y="0"/>
                <wp:positionH relativeFrom="margin">
                  <wp:posOffset>3388360</wp:posOffset>
                </wp:positionH>
                <wp:positionV relativeFrom="margin">
                  <wp:posOffset>-72390</wp:posOffset>
                </wp:positionV>
                <wp:extent cx="3031490" cy="2124075"/>
                <wp:effectExtent l="0" t="0" r="0" b="9525"/>
                <wp:wrapSquare wrapText="bothSides"/>
                <wp:docPr id="2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1490" cy="2124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5ADFBA" w14:textId="45E69598" w:rsidR="00AC51F8" w:rsidRDefault="00AC51F8" w:rsidP="001A154B">
                            <w:pPr>
                              <w:pStyle w:val="Textodenotaderodap"/>
                              <w:ind w:firstLine="0"/>
                            </w:pPr>
                            <w:r>
                              <w:rPr>
                                <w:noProof/>
                                <w:lang w:val="pt-BR" w:eastAsia="pt-BR"/>
                              </w:rPr>
                              <w:drawing>
                                <wp:inline distT="0" distB="0" distL="0" distR="0" wp14:anchorId="3A05CE1F" wp14:editId="0CB5B4D5">
                                  <wp:extent cx="303149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4">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AC51F8" w:rsidRPr="00F2348A" w:rsidRDefault="00AC51F8"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AC51F8" w:rsidRPr="00F2348A" w:rsidRDefault="00AC51F8" w:rsidP="001A154B">
                            <w:pPr>
                              <w:pStyle w:val="Textodenotaderodap"/>
                              <w:ind w:firstLine="0"/>
                              <w:rPr>
                                <w:lang w:val="pt-BR"/>
                              </w:rPr>
                            </w:pP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CFFEED" id="_x0000_s1030" type="#_x0000_t202" style="position:absolute;left:0;text-align:left;margin-left:266.8pt;margin-top:-5.7pt;width:238.7pt;height:167.2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" stroked="f">
                <v:textbox inset="0,0,0,0">
                  <w:txbxContent>
                    <w:p w14:paraId="145ADFBA" w14:textId="45E69598" w:rsidR="00AC51F8" w:rsidRDefault="00AC51F8" w:rsidP="001A154B">
                      <w:pPr>
                        <w:pStyle w:val="Textodenotaderodap"/>
                        <w:ind w:firstLine="0"/>
                      </w:pPr>
                      <w:r>
                        <w:rPr>
                          <w:noProof/>
                          <w:lang w:val="pt-BR" w:eastAsia="pt-BR"/>
                        </w:rPr>
                        <w:drawing>
                          <wp:inline distT="0" distB="0" distL="0" distR="0" wp14:anchorId="3A05CE1F" wp14:editId="0CB5B4D5">
                            <wp:extent cx="3031490" cy="1904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R.png"/>
                                    <pic:cNvPicPr/>
                                  </pic:nvPicPr>
                                  <pic:blipFill>
                                    <a:blip r:embed="rId14">
                                      <a:extLst>
                                        <a:ext uri="{28A0092B-C50C-407E-A947-70E740481C1C}">
                                          <a14:useLocalDpi xmlns:a14="http://schemas.microsoft.com/office/drawing/2010/main" val="0"/>
                                        </a:ext>
                                      </a:extLst>
                                    </a:blip>
                                    <a:stretch>
                                      <a:fillRect/>
                                    </a:stretch>
                                  </pic:blipFill>
                                  <pic:spPr>
                                    <a:xfrm>
                                      <a:off x="0" y="0"/>
                                      <a:ext cx="3031490" cy="1904365"/>
                                    </a:xfrm>
                                    <a:prstGeom prst="rect">
                                      <a:avLst/>
                                    </a:prstGeom>
                                  </pic:spPr>
                                </pic:pic>
                              </a:graphicData>
                            </a:graphic>
                          </wp:inline>
                        </w:drawing>
                      </w:r>
                    </w:p>
                    <w:p w14:paraId="7D458C4E" w14:textId="3447968B" w:rsidR="00AC51F8" w:rsidRPr="00F2348A" w:rsidRDefault="00AC51F8" w:rsidP="001A154B">
                      <w:pPr>
                        <w:pStyle w:val="Textodenotaderodap"/>
                        <w:ind w:firstLine="0"/>
                        <w:rPr>
                          <w:lang w:val="pt-BR"/>
                        </w:rPr>
                      </w:pPr>
                      <w:r>
                        <w:rPr>
                          <w:lang w:val="pt-BR"/>
                        </w:rPr>
                        <w:t>Fig. 6</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Cambridge e Boston</w:t>
                      </w:r>
                    </w:p>
                    <w:p w14:paraId="702483D8" w14:textId="77777777" w:rsidR="00AC51F8" w:rsidRPr="00F2348A" w:rsidRDefault="00AC51F8" w:rsidP="001A154B">
                      <w:pPr>
                        <w:pStyle w:val="Textodenotaderodap"/>
                        <w:ind w:firstLine="0"/>
                        <w:rPr>
                          <w:lang w:val="pt-BR"/>
                        </w:rPr>
                      </w:pPr>
                      <w:r w:rsidRPr="00F2348A">
                        <w:rPr>
                          <w:lang w:val="pt-BR"/>
                        </w:rPr>
                        <w:t xml:space="preserve"> </w:t>
                      </w:r>
                    </w:p>
                  </w:txbxContent>
                </v:textbox>
                <w10:wrap type="square" anchorx="margin" anchory="margin"/>
              </v:shape>
            </w:pict>
          </mc:Fallback>
        </mc:AlternateContent>
      </w:r>
    </w:p>
    <w:p w14:paraId="59A1A50C" w14:textId="6D9E08F3"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1552" behindDoc="0" locked="0" layoutInCell="1" allowOverlap="1" wp14:anchorId="3B478CAE" wp14:editId="4695A94C">
                <wp:simplePos x="0" y="0"/>
                <wp:positionH relativeFrom="margin">
                  <wp:posOffset>-129540</wp:posOffset>
                </wp:positionH>
                <wp:positionV relativeFrom="margin">
                  <wp:posOffset>-73660</wp:posOffset>
                </wp:positionV>
                <wp:extent cx="3138170" cy="2200275"/>
                <wp:effectExtent l="0" t="0" r="5080" b="9525"/>
                <wp:wrapSquare wrapText="bothSides"/>
                <wp:docPr id="1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8170" cy="2200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FF6452A" w14:textId="1223E94D" w:rsidR="00AC51F8" w:rsidRDefault="00AC51F8"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AC51F8" w:rsidRPr="00F2348A" w:rsidRDefault="00AC51F8"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78CAE" id="_x0000_s1031" type="#_x0000_t202" style="position:absolute;left:0;text-align:left;margin-left:-10.2pt;margin-top:-5.8pt;width:247.1pt;height:173.2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" stroked="f">
                <v:textbox inset="0,0,0,0">
                  <w:txbxContent>
                    <w:p w14:paraId="7FF6452A" w14:textId="1223E94D" w:rsidR="00AC51F8" w:rsidRDefault="00AC51F8" w:rsidP="00155D5C">
                      <w:pPr>
                        <w:pStyle w:val="Textodenotaderodap"/>
                        <w:ind w:firstLine="0"/>
                      </w:pPr>
                      <w:r>
                        <w:rPr>
                          <w:noProof/>
                          <w:lang w:val="pt-BR" w:eastAsia="pt-BR"/>
                        </w:rPr>
                        <w:drawing>
                          <wp:inline distT="0" distB="0" distL="0" distR="0" wp14:anchorId="06B9F14A" wp14:editId="074DFE5A">
                            <wp:extent cx="3028950" cy="2009899"/>
                            <wp:effectExtent l="0" t="0" r="0" b="952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ajai---Navegantes-BR.png"/>
                                    <pic:cNvPicPr/>
                                  </pic:nvPicPr>
                                  <pic:blipFill>
                                    <a:blip r:embed="rId15">
                                      <a:extLst>
                                        <a:ext uri="{28A0092B-C50C-407E-A947-70E740481C1C}">
                                          <a14:useLocalDpi xmlns:a14="http://schemas.microsoft.com/office/drawing/2010/main" val="0"/>
                                        </a:ext>
                                      </a:extLst>
                                    </a:blip>
                                    <a:stretch>
                                      <a:fillRect/>
                                    </a:stretch>
                                  </pic:blipFill>
                                  <pic:spPr>
                                    <a:xfrm>
                                      <a:off x="0" y="0"/>
                                      <a:ext cx="3036454" cy="2014879"/>
                                    </a:xfrm>
                                    <a:prstGeom prst="rect">
                                      <a:avLst/>
                                    </a:prstGeom>
                                  </pic:spPr>
                                </pic:pic>
                              </a:graphicData>
                            </a:graphic>
                          </wp:inline>
                        </w:drawing>
                      </w:r>
                    </w:p>
                    <w:p w14:paraId="0FCCCC6E" w14:textId="45DF25C5" w:rsidR="00AC51F8" w:rsidRPr="00F2348A" w:rsidRDefault="00AC51F8" w:rsidP="00155D5C">
                      <w:pPr>
                        <w:pStyle w:val="Textodenotaderodap"/>
                        <w:ind w:firstLine="0"/>
                        <w:rPr>
                          <w:lang w:val="pt-BR"/>
                        </w:rPr>
                      </w:pPr>
                      <w:r w:rsidRPr="00F2348A">
                        <w:rPr>
                          <w:lang w:val="pt-BR"/>
                        </w:rPr>
                        <w:t xml:space="preserve">Fig. </w:t>
                      </w:r>
                      <w:r>
                        <w:rPr>
                          <w:lang w:val="pt-BR"/>
                        </w:rPr>
                        <w:t>3</w:t>
                      </w:r>
                      <w:r w:rsidRPr="00F2348A">
                        <w:rPr>
                          <w:lang w:val="pt-BR"/>
                        </w:rPr>
                        <w:t xml:space="preserve">.  </w:t>
                      </w:r>
                      <w:r>
                        <w:rPr>
                          <w:lang w:val="pt-BR"/>
                        </w:rPr>
                        <w:t xml:space="preserve">Rota mais lenta gerada pelo </w:t>
                      </w:r>
                      <w:proofErr w:type="spellStart"/>
                      <w:r>
                        <w:rPr>
                          <w:lang w:val="pt-BR"/>
                        </w:rPr>
                        <w:t>googlemaps</w:t>
                      </w:r>
                      <w:proofErr w:type="spellEnd"/>
                      <w:r>
                        <w:rPr>
                          <w:lang w:val="pt-BR"/>
                        </w:rPr>
                        <w:t xml:space="preserve"> entre Navegantes e Itajaí</w:t>
                      </w:r>
                      <w:r w:rsidRPr="00F2348A">
                        <w:rPr>
                          <w:lang w:val="pt-BR"/>
                        </w:rPr>
                        <w:t xml:space="preserve"> </w:t>
                      </w:r>
                    </w:p>
                  </w:txbxContent>
                </v:textbox>
                <w10:wrap type="square" anchorx="margin" anchory="margin"/>
              </v:shape>
            </w:pict>
          </mc:Fallback>
        </mc:AlternateContent>
      </w:r>
      <w:r w:rsidR="001B7F30">
        <w:rPr>
          <w:lang w:val="pt-BR"/>
        </w:rPr>
        <w:t xml:space="preserve">Comentário </w:t>
      </w:r>
      <w:proofErr w:type="spellStart"/>
      <w:r w:rsidR="001B7F30">
        <w:rPr>
          <w:lang w:val="pt-BR"/>
        </w:rPr>
        <w:t>Aletório</w:t>
      </w:r>
      <w:proofErr w:type="spellEnd"/>
      <w:r w:rsidR="001B7F30">
        <w:rPr>
          <w:lang w:val="pt-BR"/>
        </w:rPr>
        <w:t xml:space="preserve"> sobre imagem</w:t>
      </w:r>
    </w:p>
    <w:p w14:paraId="0ECB87B6" w14:textId="77777777" w:rsidR="001B7F30" w:rsidRDefault="001B7F30" w:rsidP="00BC0CFC">
      <w:pPr>
        <w:ind w:firstLine="202"/>
        <w:jc w:val="both"/>
        <w:rPr>
          <w:lang w:val="pt-BR"/>
        </w:rPr>
      </w:pPr>
    </w:p>
    <w:p w14:paraId="6F8C7CC3" w14:textId="195C87D1" w:rsidR="001B7F30" w:rsidRDefault="00D671DD" w:rsidP="00BC0CFC">
      <w:pPr>
        <w:ind w:firstLine="202"/>
        <w:jc w:val="both"/>
        <w:rPr>
          <w:lang w:val="pt-BR"/>
        </w:rPr>
      </w:pPr>
      <w:r w:rsidRPr="001F4C5C">
        <w:rPr>
          <w:noProof/>
          <w:lang w:val="pt-BR" w:eastAsia="pt-BR"/>
        </w:rPr>
        <mc:AlternateContent>
          <mc:Choice Requires="wps">
            <w:drawing>
              <wp:anchor distT="0" distB="0" distL="114300" distR="114300" simplePos="0" relativeHeight="251675648" behindDoc="0" locked="0" layoutInCell="1" allowOverlap="1" wp14:anchorId="370431E0" wp14:editId="16A812EF">
                <wp:simplePos x="0" y="0"/>
                <wp:positionH relativeFrom="margin">
                  <wp:posOffset>-137795</wp:posOffset>
                </wp:positionH>
                <wp:positionV relativeFrom="margin">
                  <wp:posOffset>2547620</wp:posOffset>
                </wp:positionV>
                <wp:extent cx="3038475" cy="2314575"/>
                <wp:effectExtent l="0" t="0" r="9525" b="9525"/>
                <wp:wrapSquare wrapText="bothSides"/>
                <wp:docPr id="1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2314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437FCE2" w14:textId="31B48826" w:rsidR="00AC51F8" w:rsidRDefault="00AC51F8"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AC51F8" w:rsidRPr="00F2348A" w:rsidRDefault="00AC51F8"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AC51F8" w:rsidRPr="00F2348A" w:rsidRDefault="00AC51F8" w:rsidP="00930EE0">
                            <w:pPr>
                              <w:pStyle w:val="Textodenotaderodap"/>
                              <w:ind w:firstLine="0"/>
                              <w:rPr>
                                <w:lang w:val="pt-BR"/>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431E0" id="_x0000_s1032" type="#_x0000_t202" style="position:absolute;left:0;text-align:left;margin-left:-10.85pt;margin-top:200.6pt;width:239.25pt;height:182.2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" stroked="f">
                <v:textbox inset="0,0,0,0">
                  <w:txbxContent>
                    <w:p w14:paraId="2437FCE2" w14:textId="31B48826" w:rsidR="00AC51F8" w:rsidRDefault="00AC51F8" w:rsidP="00930EE0">
                      <w:pPr>
                        <w:pStyle w:val="Textodenotaderodap"/>
                        <w:ind w:firstLine="0"/>
                      </w:pPr>
                      <w:r>
                        <w:rPr>
                          <w:noProof/>
                          <w:lang w:val="pt-BR" w:eastAsia="pt-BR"/>
                        </w:rPr>
                        <w:drawing>
                          <wp:inline distT="0" distB="0" distL="0" distR="0" wp14:anchorId="75D7E601" wp14:editId="441BAD30">
                            <wp:extent cx="3138170" cy="2079826"/>
                            <wp:effectExtent l="0" t="0" r="508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ão-José---Florianópolis---Mais-Rapido.png"/>
                                    <pic:cNvPicPr/>
                                  </pic:nvPicPr>
                                  <pic:blipFill>
                                    <a:blip r:embed="rId16">
                                      <a:extLst>
                                        <a:ext uri="{28A0092B-C50C-407E-A947-70E740481C1C}">
                                          <a14:useLocalDpi xmlns:a14="http://schemas.microsoft.com/office/drawing/2010/main" val="0"/>
                                        </a:ext>
                                      </a:extLst>
                                    </a:blip>
                                    <a:stretch>
                                      <a:fillRect/>
                                    </a:stretch>
                                  </pic:blipFill>
                                  <pic:spPr>
                                    <a:xfrm>
                                      <a:off x="0" y="0"/>
                                      <a:ext cx="3146502" cy="2085348"/>
                                    </a:xfrm>
                                    <a:prstGeom prst="rect">
                                      <a:avLst/>
                                    </a:prstGeom>
                                  </pic:spPr>
                                </pic:pic>
                              </a:graphicData>
                            </a:graphic>
                          </wp:inline>
                        </w:drawing>
                      </w:r>
                    </w:p>
                    <w:p w14:paraId="12ED302A" w14:textId="7687F553" w:rsidR="00AC51F8" w:rsidRPr="00F2348A" w:rsidRDefault="00AC51F8" w:rsidP="00930EE0">
                      <w:pPr>
                        <w:pStyle w:val="Textodenotaderodap"/>
                        <w:ind w:firstLine="0"/>
                        <w:rPr>
                          <w:lang w:val="pt-BR"/>
                        </w:rPr>
                      </w:pPr>
                      <w:r w:rsidRPr="00F2348A">
                        <w:rPr>
                          <w:lang w:val="pt-BR"/>
                        </w:rPr>
                        <w:t xml:space="preserve">Fig. </w:t>
                      </w:r>
                      <w:r>
                        <w:rPr>
                          <w:lang w:val="pt-BR"/>
                        </w:rPr>
                        <w:t>4</w:t>
                      </w:r>
                      <w:r w:rsidRPr="00F2348A">
                        <w:rPr>
                          <w:lang w:val="pt-BR"/>
                        </w:rPr>
                        <w:t xml:space="preserve">.  </w:t>
                      </w:r>
                      <w:r>
                        <w:rPr>
                          <w:lang w:val="pt-BR"/>
                        </w:rPr>
                        <w:t xml:space="preserve">Rota mais rápida gerada pelo </w:t>
                      </w:r>
                      <w:proofErr w:type="spellStart"/>
                      <w:r>
                        <w:rPr>
                          <w:lang w:val="pt-BR"/>
                        </w:rPr>
                        <w:t>googlemaps</w:t>
                      </w:r>
                      <w:proofErr w:type="spellEnd"/>
                      <w:r>
                        <w:rPr>
                          <w:lang w:val="pt-BR"/>
                        </w:rPr>
                        <w:t xml:space="preserve"> entre São José e Florianópolis</w:t>
                      </w:r>
                    </w:p>
                    <w:p w14:paraId="305D685E" w14:textId="490282E7" w:rsidR="00AC51F8" w:rsidRPr="00F2348A" w:rsidRDefault="00AC51F8" w:rsidP="00930EE0">
                      <w:pPr>
                        <w:pStyle w:val="Textodenotaderodap"/>
                        <w:ind w:firstLine="0"/>
                        <w:rPr>
                          <w:lang w:val="pt-BR"/>
                        </w:rPr>
                      </w:pPr>
                    </w:p>
                  </w:txbxContent>
                </v:textbox>
                <w10:wrap type="square" anchorx="margin" anchory="margin"/>
              </v:shape>
            </w:pict>
          </mc:Fallback>
        </mc:AlternateContent>
      </w:r>
    </w:p>
    <w:p w14:paraId="32A73092" w14:textId="4D2514D6" w:rsidR="00317B3D" w:rsidRDefault="00317B3D" w:rsidP="00BC0CFC">
      <w:pPr>
        <w:pStyle w:val="Ttulo2"/>
        <w:jc w:val="both"/>
        <w:rPr>
          <w:lang w:val="pt-BR"/>
        </w:rPr>
      </w:pPr>
      <w:r w:rsidRPr="00317B3D">
        <w:rPr>
          <w:lang w:val="pt-BR"/>
        </w:rPr>
        <w:t>Método de Seleção de Dados de Custo</w:t>
      </w:r>
    </w:p>
    <w:p w14:paraId="20B8FC8D" w14:textId="1C221C84" w:rsidR="00317B3D" w:rsidRDefault="00922F96" w:rsidP="00BC0CFC">
      <w:pPr>
        <w:ind w:firstLine="202"/>
        <w:jc w:val="both"/>
        <w:rPr>
          <w:lang w:val="pt-BR"/>
        </w:rPr>
      </w:pPr>
      <w:r>
        <w:rPr>
          <w:lang w:val="pt-BR"/>
        </w:rPr>
        <w:t xml:space="preserve">Para o cálculo de gasto médio das vias, foi utilizado como base o carro mais vendido de 2016 segundo o site da revista quatro rodas. De acordo com a tal, este carro seria Chevrolet </w:t>
      </w:r>
      <w:proofErr w:type="spellStart"/>
      <w:r>
        <w:rPr>
          <w:lang w:val="pt-BR"/>
        </w:rPr>
        <w:t>Onix</w:t>
      </w:r>
      <w:proofErr w:type="spellEnd"/>
      <w:r>
        <w:rPr>
          <w:lang w:val="pt-BR"/>
        </w:rPr>
        <w:t>.</w:t>
      </w:r>
      <w:r w:rsidR="001A154B" w:rsidRPr="001A154B">
        <w:rPr>
          <w:noProof/>
          <w:lang w:val="pt-BR" w:eastAsia="ja-JP"/>
        </w:rPr>
        <w:t xml:space="preserve"> </w:t>
      </w:r>
    </w:p>
    <w:p w14:paraId="72E318FC" w14:textId="40386858" w:rsidR="00922F96" w:rsidRDefault="00922F96" w:rsidP="00BC0CFC">
      <w:pPr>
        <w:ind w:firstLine="202"/>
        <w:jc w:val="both"/>
        <w:rPr>
          <w:lang w:val="pt-BR"/>
        </w:rPr>
      </w:pPr>
      <w:r>
        <w:rPr>
          <w:lang w:val="pt-BR"/>
        </w:rPr>
        <w:t>E</w:t>
      </w:r>
      <w:r w:rsidR="00EC171B">
        <w:rPr>
          <w:lang w:val="pt-BR"/>
        </w:rPr>
        <w:t>ntão para utiliza</w:t>
      </w:r>
      <w:r>
        <w:rPr>
          <w:lang w:val="pt-BR"/>
        </w:rPr>
        <w:t xml:space="preserve">mos em nossa simulação, o custo de um Chevrolet </w:t>
      </w:r>
      <w:proofErr w:type="spellStart"/>
      <w:r>
        <w:rPr>
          <w:lang w:val="pt-BR"/>
        </w:rPr>
        <w:t>Onix</w:t>
      </w:r>
      <w:proofErr w:type="spellEnd"/>
      <w:r>
        <w:rPr>
          <w:lang w:val="pt-BR"/>
        </w:rPr>
        <w:t xml:space="preserve"> 1.4 LT e LTZ, com câmbio automático de 6 velocidades</w:t>
      </w:r>
      <w:r w:rsidR="00D43FE6">
        <w:rPr>
          <w:lang w:val="pt-BR"/>
        </w:rPr>
        <w:t xml:space="preserve">. </w:t>
      </w:r>
      <w:bookmarkStart w:id="120" w:name="_GoBack"/>
      <w:bookmarkEnd w:id="120"/>
      <w:r w:rsidR="00D43FE6">
        <w:rPr>
          <w:lang w:val="pt-BR"/>
        </w:rPr>
        <w:t>O custo de gasolina deste carro é de 11,7 km/l na cidade e 13,9 km/l na estrada, esses dados foram verificados no site da revista auto esporte.</w:t>
      </w:r>
    </w:p>
    <w:p w14:paraId="5E2075C5" w14:textId="62B95898" w:rsidR="00D43FE6" w:rsidRDefault="00D43FE6" w:rsidP="00BC0CFC">
      <w:pPr>
        <w:ind w:firstLine="202"/>
        <w:jc w:val="both"/>
        <w:rPr>
          <w:lang w:val="pt-BR"/>
        </w:rPr>
      </w:pPr>
      <w:r>
        <w:rPr>
          <w:lang w:val="pt-BR"/>
        </w:rPr>
        <w:t>O preço da gasolina foi utilizado de R$ 3,3 o litro, que é o preço atual da gasolina em Itajaí de acordo com o site preço dos combustíveis.</w:t>
      </w:r>
    </w:p>
    <w:p w14:paraId="345BF0F4" w14:textId="46E171EC" w:rsidR="00D43FE6" w:rsidRDefault="00D43FE6" w:rsidP="00BC0CFC">
      <w:pPr>
        <w:ind w:firstLine="202"/>
        <w:jc w:val="both"/>
        <w:rPr>
          <w:lang w:val="pt-BR"/>
        </w:rPr>
      </w:pPr>
      <w:r>
        <w:rPr>
          <w:lang w:val="pt-BR"/>
        </w:rPr>
        <w:t>O preço da balsa em Itajaí</w:t>
      </w:r>
      <w:r w:rsidR="00581B31">
        <w:rPr>
          <w:lang w:val="pt-BR"/>
        </w:rPr>
        <w:t xml:space="preserve"> foi considerado também, e é de 8,75 hoje dia 01/12/2016.</w:t>
      </w:r>
    </w:p>
    <w:p w14:paraId="24288F4E" w14:textId="0C717EFB" w:rsidR="00771624" w:rsidRDefault="00771624" w:rsidP="00BC0CFC">
      <w:pPr>
        <w:ind w:firstLine="202"/>
        <w:jc w:val="both"/>
        <w:rPr>
          <w:lang w:val="pt-BR"/>
        </w:rPr>
      </w:pPr>
      <w:r>
        <w:rPr>
          <w:lang w:val="pt-BR"/>
        </w:rPr>
        <w:t>Os cálculos para descobrir os parâmetros de gasto, foram duas regras de três.</w:t>
      </w:r>
    </w:p>
    <w:p w14:paraId="54E0EAEF" w14:textId="531EF262" w:rsidR="00CB7AB2" w:rsidRDefault="00771624" w:rsidP="00BC0CFC">
      <w:pPr>
        <w:ind w:firstLine="202"/>
        <w:jc w:val="both"/>
        <w:rPr>
          <w:lang w:val="pt-BR"/>
        </w:rPr>
      </w:pPr>
      <w:r>
        <w:rPr>
          <w:lang w:val="pt-BR"/>
        </w:rPr>
        <w:t>A primeira calcula quantos litros</w:t>
      </w:r>
      <w:r w:rsidR="00CB7AB2">
        <w:rPr>
          <w:lang w:val="pt-BR"/>
        </w:rPr>
        <w:t xml:space="preserve"> de gasolina foram gastados no trajeto e a segunda quanto custaria essa gasolina utilizada no trajeto.</w:t>
      </w:r>
    </w:p>
    <w:p w14:paraId="4FABD6B6" w14:textId="5F86191F" w:rsidR="00CB7AB2" w:rsidRDefault="00CB7AB2" w:rsidP="00BC0CFC">
      <w:pPr>
        <w:ind w:firstLine="202"/>
        <w:jc w:val="both"/>
        <w:rPr>
          <w:b/>
          <w:lang w:val="pt-BR"/>
        </w:rPr>
      </w:pPr>
    </w:p>
    <w:p w14:paraId="70F1EB5C" w14:textId="486AE329"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por Ferry </w:t>
      </w:r>
      <w:proofErr w:type="spellStart"/>
      <w:r w:rsidRPr="00CB7AB2">
        <w:rPr>
          <w:b/>
          <w:lang w:val="pt-BR"/>
        </w:rPr>
        <w:t>boat</w:t>
      </w:r>
      <w:proofErr w:type="spellEnd"/>
    </w:p>
    <w:p w14:paraId="0594EBA8" w14:textId="38BFDA5C" w:rsidR="00CB7AB2" w:rsidRPr="00CB7AB2" w:rsidRDefault="00CB7AB2" w:rsidP="00BC0CFC">
      <w:pPr>
        <w:ind w:firstLine="202"/>
        <w:jc w:val="both"/>
        <w:rPr>
          <w:b/>
          <w:lang w:val="pt-BR"/>
        </w:rPr>
      </w:pPr>
    </w:p>
    <w:p w14:paraId="0C8FC7F2" w14:textId="0737FD6C" w:rsid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0,21 L</m:t>
              </m:r>
            </m:den>
          </m:f>
        </m:oMath>
      </m:oMathPara>
    </w:p>
    <w:p w14:paraId="4DAFA4FB" w14:textId="56662D5C" w:rsidR="00CB7AB2" w:rsidRDefault="00CB7AB2" w:rsidP="00BC0CFC">
      <w:pPr>
        <w:ind w:firstLine="202"/>
        <w:jc w:val="both"/>
        <w:rPr>
          <w:lang w:val="pt-BR"/>
        </w:rPr>
      </w:pPr>
    </w:p>
    <w:p w14:paraId="4D0A2C8B" w14:textId="2C5868EE" w:rsidR="00581B31" w:rsidRP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 L </m:t>
              </m:r>
            </m:num>
            <m:den>
              <m:r>
                <w:rPr>
                  <w:rFonts w:ascii="Cambria Math" w:hAnsi="Cambria Math"/>
                  <w:lang w:val="pt-BR"/>
                </w:rPr>
                <m:t>0,21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R$ 0,70</m:t>
              </m:r>
            </m:den>
          </m:f>
        </m:oMath>
      </m:oMathPara>
    </w:p>
    <w:p w14:paraId="74ED4C0E" w14:textId="56637D5C" w:rsidR="00CB7AB2" w:rsidRDefault="00CB7AB2" w:rsidP="00BC0CFC">
      <w:pPr>
        <w:ind w:firstLine="202"/>
        <w:jc w:val="both"/>
        <w:rPr>
          <w:b/>
          <w:lang w:val="pt-BR"/>
        </w:rPr>
      </w:pPr>
    </w:p>
    <w:p w14:paraId="11AD1341" w14:textId="51456EC1" w:rsidR="00CB7AB2" w:rsidRDefault="00CB7AB2" w:rsidP="00BC0CFC">
      <w:pPr>
        <w:ind w:firstLine="202"/>
        <w:jc w:val="both"/>
        <w:rPr>
          <w:b/>
          <w:lang w:val="pt-BR"/>
        </w:rPr>
      </w:pPr>
      <w:r w:rsidRPr="00CB7AB2">
        <w:rPr>
          <w:b/>
          <w:lang w:val="pt-BR"/>
        </w:rPr>
        <w:t>Consumo Itajaí – Navegante</w:t>
      </w:r>
      <w:r w:rsidR="00BC0CFC">
        <w:rPr>
          <w:b/>
          <w:lang w:val="pt-BR"/>
        </w:rPr>
        <w:t>s</w:t>
      </w:r>
      <w:r w:rsidRPr="00CB7AB2">
        <w:rPr>
          <w:b/>
          <w:lang w:val="pt-BR"/>
        </w:rPr>
        <w:t xml:space="preserve"> </w:t>
      </w:r>
      <w:r>
        <w:rPr>
          <w:b/>
          <w:lang w:val="pt-BR"/>
        </w:rPr>
        <w:t>pela BR</w:t>
      </w:r>
    </w:p>
    <w:p w14:paraId="37C8643A" w14:textId="376997D8" w:rsidR="00CB7AB2" w:rsidRPr="00CB7AB2" w:rsidRDefault="00CB7AB2" w:rsidP="00BC0CFC">
      <w:pPr>
        <w:ind w:firstLine="202"/>
        <w:jc w:val="both"/>
        <w:rPr>
          <w:b/>
          <w:lang w:val="pt-BR"/>
        </w:rPr>
      </w:pPr>
    </w:p>
    <w:p w14:paraId="1DB9E714" w14:textId="4634B743" w:rsid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27,1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oMath>
      </m:oMathPara>
    </w:p>
    <w:p w14:paraId="7FE2B437" w14:textId="207913E3" w:rsidR="00CB7AB2" w:rsidRDefault="00CB7AB2" w:rsidP="00BC0CFC">
      <w:pPr>
        <w:ind w:firstLine="202"/>
        <w:jc w:val="both"/>
        <w:rPr>
          <w:lang w:val="pt-BR"/>
        </w:rPr>
      </w:pPr>
    </w:p>
    <w:p w14:paraId="3728ACE6" w14:textId="0745393C" w:rsidR="00CB7AB2" w:rsidRP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2,32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R$ 7,66</m:t>
              </m:r>
            </m:den>
          </m:f>
        </m:oMath>
      </m:oMathPara>
    </w:p>
    <w:p w14:paraId="0E58F3FD" w14:textId="447A3D31" w:rsidR="00CB7AB2" w:rsidRDefault="00CB7AB2" w:rsidP="00BC0CFC">
      <w:pPr>
        <w:ind w:firstLine="202"/>
        <w:jc w:val="both"/>
        <w:rPr>
          <w:lang w:val="pt-BR"/>
        </w:rPr>
      </w:pPr>
    </w:p>
    <w:p w14:paraId="5F47B21D" w14:textId="0B134A72" w:rsidR="00CB7AB2" w:rsidRDefault="00CB7AB2" w:rsidP="00BC0CFC">
      <w:pPr>
        <w:ind w:firstLine="202"/>
        <w:jc w:val="both"/>
        <w:rPr>
          <w:b/>
          <w:lang w:val="pt-BR"/>
        </w:rPr>
      </w:pPr>
      <w:r w:rsidRPr="00CB7AB2">
        <w:rPr>
          <w:b/>
          <w:lang w:val="pt-BR"/>
        </w:rPr>
        <w:t xml:space="preserve">Consumo </w:t>
      </w:r>
      <w:r>
        <w:rPr>
          <w:b/>
          <w:lang w:val="pt-BR"/>
        </w:rPr>
        <w:t>São José – Florianópolis caminho lento</w:t>
      </w:r>
    </w:p>
    <w:p w14:paraId="5C88EF41" w14:textId="48D7DAAB" w:rsidR="00CB7AB2" w:rsidRPr="00CB7AB2" w:rsidRDefault="00CB7AB2" w:rsidP="00BC0CFC">
      <w:pPr>
        <w:ind w:firstLine="202"/>
        <w:jc w:val="both"/>
        <w:rPr>
          <w:b/>
          <w:lang w:val="pt-BR"/>
        </w:rPr>
      </w:pPr>
    </w:p>
    <w:p w14:paraId="0C4F7FF6" w14:textId="4FE6937B" w:rsid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14,5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oMath>
      </m:oMathPara>
    </w:p>
    <w:p w14:paraId="60ECB0B2" w14:textId="10BC4A28" w:rsidR="00CB7AB2" w:rsidRDefault="00CB7AB2" w:rsidP="00BC0CFC">
      <w:pPr>
        <w:ind w:firstLine="202"/>
        <w:jc w:val="both"/>
        <w:rPr>
          <w:lang w:val="pt-BR"/>
        </w:rPr>
      </w:pPr>
    </w:p>
    <w:p w14:paraId="73437C92" w14:textId="4729F3CA" w:rsidR="00CB7AB2" w:rsidRP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1,24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R$ 4,10</m:t>
              </m:r>
            </m:den>
          </m:f>
        </m:oMath>
      </m:oMathPara>
    </w:p>
    <w:p w14:paraId="7F0EDA0E" w14:textId="0759A449" w:rsidR="00CB7AB2" w:rsidRPr="00317B3D" w:rsidRDefault="00CB7AB2" w:rsidP="00BC0CFC">
      <w:pPr>
        <w:ind w:firstLine="202"/>
        <w:jc w:val="both"/>
        <w:rPr>
          <w:lang w:val="pt-BR"/>
        </w:rPr>
      </w:pPr>
    </w:p>
    <w:p w14:paraId="226A3B9E" w14:textId="6C182D54" w:rsidR="00CB7AB2" w:rsidRDefault="00CB7AB2" w:rsidP="00BC0CFC">
      <w:pPr>
        <w:ind w:firstLine="202"/>
        <w:jc w:val="both"/>
        <w:rPr>
          <w:b/>
          <w:lang w:val="pt-BR"/>
        </w:rPr>
      </w:pPr>
      <w:r w:rsidRPr="00CB7AB2">
        <w:rPr>
          <w:b/>
          <w:lang w:val="pt-BR"/>
        </w:rPr>
        <w:t xml:space="preserve">Consumo </w:t>
      </w:r>
      <w:r>
        <w:rPr>
          <w:b/>
          <w:lang w:val="pt-BR"/>
        </w:rPr>
        <w:t>São José – Florianópolis caminho rápido</w:t>
      </w:r>
    </w:p>
    <w:p w14:paraId="607DF017" w14:textId="7D28FB02" w:rsidR="00CB7AB2" w:rsidRPr="00CB7AB2" w:rsidRDefault="00CB7AB2" w:rsidP="00BC0CFC">
      <w:pPr>
        <w:ind w:firstLine="202"/>
        <w:jc w:val="both"/>
        <w:rPr>
          <w:b/>
          <w:lang w:val="pt-BR"/>
        </w:rPr>
      </w:pPr>
    </w:p>
    <w:p w14:paraId="5A709E6F" w14:textId="43F3A93F" w:rsid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11, 4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oMath>
      </m:oMathPara>
    </w:p>
    <w:p w14:paraId="2D7B00BC" w14:textId="68C1F408" w:rsidR="00CB7AB2" w:rsidRDefault="00CB7AB2" w:rsidP="00BC0CFC">
      <w:pPr>
        <w:ind w:firstLine="202"/>
        <w:jc w:val="both"/>
        <w:rPr>
          <w:lang w:val="pt-BR"/>
        </w:rPr>
      </w:pPr>
    </w:p>
    <w:p w14:paraId="62D8022A" w14:textId="2F6FB6BB" w:rsidR="00CB7AB2" w:rsidRP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0,97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R$ 3,20</m:t>
              </m:r>
            </m:den>
          </m:f>
        </m:oMath>
      </m:oMathPara>
    </w:p>
    <w:p w14:paraId="13D7E53E" w14:textId="1113302B" w:rsidR="00CB7AB2" w:rsidRPr="00317B3D" w:rsidRDefault="00CB7AB2" w:rsidP="00BC0CFC">
      <w:pPr>
        <w:ind w:firstLine="202"/>
        <w:jc w:val="both"/>
        <w:rPr>
          <w:lang w:val="pt-BR"/>
        </w:rPr>
      </w:pPr>
    </w:p>
    <w:p w14:paraId="47EE57DB" w14:textId="3026ADA0" w:rsidR="00FB6299" w:rsidRDefault="00FB6299" w:rsidP="00BC0CFC">
      <w:pPr>
        <w:ind w:firstLine="202"/>
        <w:jc w:val="both"/>
        <w:rPr>
          <w:b/>
          <w:lang w:val="pt-BR"/>
        </w:rPr>
      </w:pPr>
      <w:r w:rsidRPr="00CB7AB2">
        <w:rPr>
          <w:b/>
          <w:lang w:val="pt-BR"/>
        </w:rPr>
        <w:t xml:space="preserve">Consumo </w:t>
      </w:r>
      <w:r>
        <w:rPr>
          <w:b/>
          <w:lang w:val="pt-BR"/>
        </w:rPr>
        <w:t>Boston – Cambridge caminho lento</w:t>
      </w:r>
    </w:p>
    <w:p w14:paraId="1DAD4CFE" w14:textId="77777777" w:rsidR="00FB6299" w:rsidRPr="00CB7AB2" w:rsidRDefault="00FB6299" w:rsidP="00BC0CFC">
      <w:pPr>
        <w:ind w:firstLine="202"/>
        <w:jc w:val="both"/>
        <w:rPr>
          <w:b/>
          <w:lang w:val="pt-BR"/>
        </w:rPr>
      </w:pPr>
    </w:p>
    <w:p w14:paraId="1C6F7D59" w14:textId="48B79407" w:rsidR="00FB6299"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7,08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oMath>
      </m:oMathPara>
    </w:p>
    <w:p w14:paraId="7C288756" w14:textId="77777777" w:rsidR="00FB6299" w:rsidRDefault="00FB6299" w:rsidP="00BC0CFC">
      <w:pPr>
        <w:ind w:firstLine="202"/>
        <w:jc w:val="both"/>
        <w:rPr>
          <w:lang w:val="pt-BR"/>
        </w:rPr>
      </w:pPr>
    </w:p>
    <w:p w14:paraId="39DCDD70" w14:textId="1AA256D1" w:rsidR="00FB6299" w:rsidRP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0,61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R$ 2,01</m:t>
              </m:r>
            </m:den>
          </m:f>
        </m:oMath>
      </m:oMathPara>
    </w:p>
    <w:p w14:paraId="6927DA71" w14:textId="77777777" w:rsidR="00FB6299" w:rsidRPr="00317B3D" w:rsidRDefault="00FB6299" w:rsidP="00BC0CFC">
      <w:pPr>
        <w:ind w:firstLine="202"/>
        <w:jc w:val="both"/>
        <w:rPr>
          <w:lang w:val="pt-BR"/>
        </w:rPr>
      </w:pPr>
    </w:p>
    <w:p w14:paraId="255B916A" w14:textId="02DA2DF4" w:rsidR="00FB6299" w:rsidRDefault="00FB6299" w:rsidP="00BC0CFC">
      <w:pPr>
        <w:ind w:firstLine="202"/>
        <w:jc w:val="both"/>
        <w:rPr>
          <w:b/>
          <w:lang w:val="pt-BR"/>
        </w:rPr>
      </w:pPr>
      <w:r w:rsidRPr="00CB7AB2">
        <w:rPr>
          <w:b/>
          <w:lang w:val="pt-BR"/>
        </w:rPr>
        <w:t xml:space="preserve">Consumo </w:t>
      </w:r>
      <w:r>
        <w:rPr>
          <w:b/>
          <w:lang w:val="pt-BR"/>
        </w:rPr>
        <w:t>Boston – Cambridge caminho rápido</w:t>
      </w:r>
    </w:p>
    <w:p w14:paraId="44E6660D" w14:textId="77777777" w:rsidR="00FB6299" w:rsidRPr="00CB7AB2" w:rsidRDefault="00FB6299" w:rsidP="00BC0CFC">
      <w:pPr>
        <w:ind w:firstLine="202"/>
        <w:jc w:val="both"/>
        <w:rPr>
          <w:b/>
          <w:lang w:val="pt-BR"/>
        </w:rPr>
      </w:pPr>
    </w:p>
    <w:p w14:paraId="55E5D2B1" w14:textId="7535832F" w:rsidR="00FB6299"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 xml:space="preserve">11,7 km </m:t>
              </m:r>
            </m:num>
            <m:den>
              <m:r>
                <w:rPr>
                  <w:rFonts w:ascii="Cambria Math" w:hAnsi="Cambria Math"/>
                  <w:lang w:val="pt-BR"/>
                </w:rPr>
                <m:t>5,00 km</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oMath>
      </m:oMathPara>
    </w:p>
    <w:p w14:paraId="6CD0C590" w14:textId="77777777" w:rsidR="00FB6299" w:rsidRDefault="00FB6299" w:rsidP="00BC0CFC">
      <w:pPr>
        <w:ind w:firstLine="202"/>
        <w:jc w:val="both"/>
        <w:rPr>
          <w:lang w:val="pt-BR"/>
        </w:rPr>
      </w:pPr>
    </w:p>
    <w:p w14:paraId="2038096B" w14:textId="710FF43F" w:rsidR="00FB6299" w:rsidRPr="00CB7AB2" w:rsidRDefault="00AC51F8" w:rsidP="00BC0CFC">
      <w:pPr>
        <w:ind w:firstLine="202"/>
        <w:jc w:val="both"/>
        <w:rPr>
          <w:lang w:val="pt-BR"/>
        </w:rPr>
      </w:pPr>
      <m:oMathPara>
        <m:oMath>
          <m:f>
            <m:fPr>
              <m:ctrlPr>
                <w:rPr>
                  <w:rFonts w:ascii="Cambria Math" w:hAnsi="Cambria Math"/>
                  <w:i/>
                  <w:lang w:val="pt-BR"/>
                </w:rPr>
              </m:ctrlPr>
            </m:fPr>
            <m:num>
              <m:r>
                <w:rPr>
                  <w:rFonts w:ascii="Cambria Math" w:hAnsi="Cambria Math"/>
                  <w:lang w:val="pt-BR"/>
                </w:rPr>
                <m:t>1 L</m:t>
              </m:r>
            </m:num>
            <m:den>
              <m:r>
                <w:rPr>
                  <w:rFonts w:ascii="Cambria Math" w:hAnsi="Cambria Math"/>
                  <w:lang w:val="pt-BR"/>
                </w:rPr>
                <m:t>0,43 L</m:t>
              </m:r>
            </m:den>
          </m:f>
          <m:r>
            <w:rPr>
              <w:rFonts w:ascii="Cambria Math" w:hAnsi="Cambria Math"/>
              <w:lang w:val="pt-BR"/>
            </w:rPr>
            <m:t xml:space="preserve">= </m:t>
          </m:r>
          <m:f>
            <m:fPr>
              <m:ctrlPr>
                <w:rPr>
                  <w:rFonts w:ascii="Cambria Math" w:hAnsi="Cambria Math"/>
                  <w:i/>
                  <w:lang w:val="pt-BR"/>
                </w:rPr>
              </m:ctrlPr>
            </m:fPr>
            <m:num>
              <m:r>
                <w:rPr>
                  <w:rFonts w:ascii="Cambria Math" w:hAnsi="Cambria Math"/>
                  <w:lang w:val="pt-BR"/>
                </w:rPr>
                <m:t>R$ 3,30</m:t>
              </m:r>
            </m:num>
            <m:den>
              <m:r>
                <w:rPr>
                  <w:rFonts w:ascii="Cambria Math" w:hAnsi="Cambria Math"/>
                  <w:lang w:val="pt-BR"/>
                </w:rPr>
                <m:t>R$ 1,42</m:t>
              </m:r>
            </m:den>
          </m:f>
        </m:oMath>
      </m:oMathPara>
    </w:p>
    <w:p w14:paraId="6622AB46" w14:textId="77777777" w:rsidR="00CB7AB2" w:rsidRDefault="00CB7AB2" w:rsidP="00BC0CFC">
      <w:pPr>
        <w:ind w:firstLine="202"/>
        <w:jc w:val="both"/>
        <w:rPr>
          <w:lang w:val="pt-BR"/>
        </w:rPr>
      </w:pPr>
    </w:p>
    <w:p w14:paraId="078FB12D" w14:textId="341936E8" w:rsidR="00FB6299" w:rsidRDefault="00FB6299" w:rsidP="00BC0CFC">
      <w:pPr>
        <w:ind w:firstLine="202"/>
        <w:jc w:val="both"/>
        <w:rPr>
          <w:lang w:val="pt-BR"/>
        </w:rPr>
      </w:pPr>
      <w:r>
        <w:rPr>
          <w:lang w:val="pt-BR"/>
        </w:rPr>
        <w:t>Portando os dados finais de custo mais</w:t>
      </w:r>
      <w:r w:rsidR="00BC0CFC">
        <w:rPr>
          <w:lang w:val="pt-BR"/>
        </w:rPr>
        <w:t xml:space="preserve"> as</w:t>
      </w:r>
      <w:r>
        <w:rPr>
          <w:lang w:val="pt-BR"/>
        </w:rPr>
        <w:t xml:space="preserve"> tarifas de pedágio e/ou balsa </w:t>
      </w:r>
      <w:r w:rsidR="00BC0CFC">
        <w:rPr>
          <w:lang w:val="pt-BR"/>
        </w:rPr>
        <w:t>das</w:t>
      </w:r>
      <w:r>
        <w:rPr>
          <w:lang w:val="pt-BR"/>
        </w:rPr>
        <w:t xml:space="preserve"> rota</w:t>
      </w:r>
      <w:r w:rsidR="00BC0CFC">
        <w:rPr>
          <w:lang w:val="pt-BR"/>
        </w:rPr>
        <w:t>s</w:t>
      </w:r>
      <w:r>
        <w:rPr>
          <w:lang w:val="pt-BR"/>
        </w:rPr>
        <w:t xml:space="preserve"> entre as cidades escolhidas foram:</w:t>
      </w:r>
    </w:p>
    <w:p w14:paraId="2E8CCDCF" w14:textId="77777777" w:rsidR="00FB6299" w:rsidRDefault="00FB6299" w:rsidP="00BC0CFC">
      <w:pPr>
        <w:ind w:firstLine="202"/>
        <w:jc w:val="both"/>
        <w:rPr>
          <w:lang w:val="pt-BR"/>
        </w:rPr>
      </w:pPr>
    </w:p>
    <w:p w14:paraId="73897646" w14:textId="5CDC6B35" w:rsidR="00FB6299" w:rsidRDefault="00FB6299" w:rsidP="00BC0CFC">
      <w:pPr>
        <w:ind w:firstLine="202"/>
        <w:jc w:val="both"/>
        <w:rPr>
          <w:lang w:val="pt-BR"/>
        </w:rPr>
      </w:pPr>
      <w:r w:rsidRPr="00CB7AB2">
        <w:rPr>
          <w:b/>
          <w:lang w:val="pt-BR"/>
        </w:rPr>
        <w:t>Itajaí – Navegante</w:t>
      </w:r>
      <w:r w:rsidR="00BC0CFC">
        <w:rPr>
          <w:b/>
          <w:lang w:val="pt-BR"/>
        </w:rPr>
        <w:t>s</w:t>
      </w:r>
      <w:r w:rsidRPr="00CB7AB2">
        <w:rPr>
          <w:b/>
          <w:lang w:val="pt-BR"/>
        </w:rPr>
        <w:t xml:space="preserve"> </w:t>
      </w:r>
      <w:r>
        <w:rPr>
          <w:b/>
          <w:lang w:val="pt-BR"/>
        </w:rPr>
        <w:t xml:space="preserve">por Ferry </w:t>
      </w:r>
      <w:proofErr w:type="spellStart"/>
      <w:r>
        <w:rPr>
          <w:b/>
          <w:lang w:val="pt-BR"/>
        </w:rPr>
        <w:t>boat</w:t>
      </w:r>
      <w:proofErr w:type="spellEnd"/>
      <w:r>
        <w:rPr>
          <w:b/>
          <w:lang w:val="pt-BR"/>
        </w:rPr>
        <w:t xml:space="preserve">: </w:t>
      </w:r>
      <w:r w:rsidRPr="00BC0CFC">
        <w:rPr>
          <w:lang w:val="pt-BR"/>
        </w:rPr>
        <w:t>8,75</w:t>
      </w:r>
      <w:r w:rsidR="00BC0CFC" w:rsidRPr="00BC0CFC">
        <w:rPr>
          <w:lang w:val="pt-BR"/>
        </w:rPr>
        <w:t xml:space="preserve">+0,7 = </w:t>
      </w:r>
      <w:r w:rsidR="00BC0CFC">
        <w:rPr>
          <w:lang w:val="pt-BR"/>
        </w:rPr>
        <w:t>R$ 9,45</w:t>
      </w:r>
    </w:p>
    <w:p w14:paraId="7A008410" w14:textId="4EE8EDE7" w:rsidR="00BC0CFC" w:rsidRDefault="00BC0CFC" w:rsidP="00BC0CFC">
      <w:pPr>
        <w:ind w:firstLine="202"/>
        <w:jc w:val="both"/>
        <w:rPr>
          <w:lang w:val="pt-BR"/>
        </w:rPr>
      </w:pPr>
      <w:r>
        <w:rPr>
          <w:b/>
          <w:lang w:val="pt-BR"/>
        </w:rPr>
        <w:t xml:space="preserve">Itajaí – Navegantes pela BR: </w:t>
      </w:r>
      <w:r>
        <w:rPr>
          <w:lang w:val="pt-BR"/>
        </w:rPr>
        <w:t>R$ 7,66</w:t>
      </w:r>
    </w:p>
    <w:p w14:paraId="00D75EE4" w14:textId="046CCC0B"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lento: </w:t>
      </w:r>
      <w:r>
        <w:rPr>
          <w:lang w:val="pt-BR"/>
        </w:rPr>
        <w:t>R$ 4,10</w:t>
      </w:r>
    </w:p>
    <w:p w14:paraId="44DD5459" w14:textId="5B20A3EE" w:rsidR="00BC0CFC" w:rsidRDefault="00BC0CFC" w:rsidP="00BC0CFC">
      <w:pPr>
        <w:ind w:firstLine="202"/>
        <w:jc w:val="both"/>
        <w:rPr>
          <w:lang w:val="pt-BR"/>
        </w:rPr>
      </w:pPr>
      <w:r>
        <w:rPr>
          <w:b/>
          <w:lang w:val="pt-BR"/>
        </w:rPr>
        <w:t xml:space="preserve">São José </w:t>
      </w:r>
      <w:r w:rsidRPr="00CB7AB2">
        <w:rPr>
          <w:b/>
          <w:lang w:val="pt-BR"/>
        </w:rPr>
        <w:t>–</w:t>
      </w:r>
      <w:r>
        <w:rPr>
          <w:b/>
          <w:lang w:val="pt-BR"/>
        </w:rPr>
        <w:t xml:space="preserve"> Florianópolis caminho rápido: </w:t>
      </w:r>
      <w:r>
        <w:rPr>
          <w:lang w:val="pt-BR"/>
        </w:rPr>
        <w:t>R$ 3,20</w:t>
      </w:r>
    </w:p>
    <w:p w14:paraId="393C10E9" w14:textId="5F1C27CC" w:rsidR="00BC0CFC" w:rsidRPr="00BC0CFC" w:rsidRDefault="00BC0CFC" w:rsidP="00BC0CFC">
      <w:pPr>
        <w:ind w:firstLine="202"/>
        <w:jc w:val="both"/>
        <w:rPr>
          <w:lang w:val="pt-BR"/>
        </w:rPr>
      </w:pPr>
      <w:r>
        <w:rPr>
          <w:b/>
          <w:lang w:val="pt-BR"/>
        </w:rPr>
        <w:t xml:space="preserve">Boston – Cambridge caminho lento: </w:t>
      </w:r>
      <w:r>
        <w:rPr>
          <w:lang w:val="pt-BR"/>
        </w:rPr>
        <w:t xml:space="preserve">R$ </w:t>
      </w:r>
      <w:r w:rsidR="00C42C65">
        <w:rPr>
          <w:lang w:val="pt-BR"/>
        </w:rPr>
        <w:t>2,01</w:t>
      </w:r>
    </w:p>
    <w:p w14:paraId="7747A2B3" w14:textId="419BE2E6" w:rsidR="00BC0CFC" w:rsidRPr="00BC0CFC" w:rsidRDefault="00BC0CFC" w:rsidP="00BC0CFC">
      <w:pPr>
        <w:ind w:firstLine="202"/>
        <w:jc w:val="both"/>
        <w:rPr>
          <w:lang w:val="pt-BR"/>
        </w:rPr>
      </w:pPr>
      <w:r>
        <w:rPr>
          <w:b/>
          <w:lang w:val="pt-BR"/>
        </w:rPr>
        <w:t xml:space="preserve">Boston – Cambridge caminho rápido: </w:t>
      </w:r>
      <w:r>
        <w:rPr>
          <w:lang w:val="pt-BR"/>
        </w:rPr>
        <w:t xml:space="preserve">R$ </w:t>
      </w:r>
      <w:r w:rsidR="00C42C65">
        <w:rPr>
          <w:lang w:val="pt-BR"/>
        </w:rPr>
        <w:t>1,42</w:t>
      </w:r>
    </w:p>
    <w:p w14:paraId="20DD1D60" w14:textId="541210C9" w:rsidR="00E97B99" w:rsidRDefault="00317B3D" w:rsidP="00E97B99">
      <w:pPr>
        <w:pStyle w:val="Ttulo1"/>
      </w:pPr>
      <w:proofErr w:type="spellStart"/>
      <w:r>
        <w:t>Resultados</w:t>
      </w:r>
      <w:proofErr w:type="spellEnd"/>
    </w:p>
    <w:p w14:paraId="5DBC9EAD" w14:textId="77777777" w:rsidR="00E97B99" w:rsidRDefault="00E97B99" w:rsidP="00E97B99">
      <w:pPr>
        <w:pStyle w:val="Text"/>
      </w:pPr>
      <w:r>
        <w:t xml:space="preserve">Use either SI (MKS) or CGS as primary units. (SI units are strongly encouraged.) English units may be used as secondary units (in parentheses). </w:t>
      </w:r>
      <w:r w:rsidRPr="00A95C50">
        <w:rPr>
          <w:bCs/>
        </w:rPr>
        <w:t>This applies to papers in data storage</w:t>
      </w:r>
      <w:r>
        <w:rPr>
          <w:b/>
          <w:bCs/>
        </w:rPr>
        <w:t>.</w:t>
      </w:r>
      <w:r>
        <w:t xml:space="preserve"> For example, write “15 Gb/cm</w:t>
      </w:r>
      <w:r>
        <w:rPr>
          <w:vertAlign w:val="superscript"/>
        </w:rPr>
        <w:t>2</w:t>
      </w:r>
      <w:r>
        <w:t xml:space="preserve"> (100 Gb/in</w:t>
      </w:r>
      <w:r>
        <w:rPr>
          <w:vertAlign w:val="superscript"/>
        </w:rPr>
        <w:t>2</w:t>
      </w:r>
      <w:r>
        <w:t xml:space="preserve">).” An exception is when English units are used as identifiers in trade, such as “3½-in disk drive.” Avoid combining SI and CGS units, such as current in amperes and magnetic field in </w:t>
      </w:r>
      <w:proofErr w:type="spellStart"/>
      <w:r>
        <w:t>oersteds</w:t>
      </w:r>
      <w:proofErr w:type="spellEnd"/>
      <w:r>
        <w:t>. This often leads to confusion because equations do not balance dimensionally. If you must use mixed units, clearly state the units for each quantity in an equation.</w:t>
      </w:r>
    </w:p>
    <w:p w14:paraId="28203288" w14:textId="77777777" w:rsidR="00E97B99" w:rsidRDefault="00E97B99" w:rsidP="00E97B99">
      <w:pPr>
        <w:pStyle w:val="Text"/>
      </w:pPr>
      <w:r>
        <w:t xml:space="preserve">The SI unit for magnetic field strength </w:t>
      </w:r>
      <w:r>
        <w:rPr>
          <w:i/>
          <w:iCs/>
        </w:rPr>
        <w:t>H</w:t>
      </w:r>
      <w:r>
        <w:t xml:space="preserve"> is A/m. However, if you wish to use units of T, either refer to magnetic flux density </w:t>
      </w:r>
      <w:r>
        <w:rPr>
          <w:i/>
          <w:iCs/>
        </w:rPr>
        <w:t>B</w:t>
      </w:r>
      <w:r>
        <w:t xml:space="preserve"> or magnetic field strength symbolized as µ</w:t>
      </w:r>
      <w:r>
        <w:rPr>
          <w:vertAlign w:val="subscript"/>
        </w:rPr>
        <w:t>0</w:t>
      </w:r>
      <w:r>
        <w:rPr>
          <w:i/>
          <w:iCs/>
        </w:rPr>
        <w:t>H</w:t>
      </w:r>
      <w:r>
        <w:t>. Use the center dot to separate compound units, e.g., “A·m</w:t>
      </w:r>
      <w:r>
        <w:rPr>
          <w:vertAlign w:val="superscript"/>
        </w:rPr>
        <w:t>2</w:t>
      </w:r>
      <w:r>
        <w:t>.”</w:t>
      </w:r>
    </w:p>
    <w:p w14:paraId="763F6385" w14:textId="77777777" w:rsidR="00E97B99" w:rsidRDefault="00E97B99" w:rsidP="00E97B99">
      <w:pPr>
        <w:pStyle w:val="Ttulo1"/>
      </w:pPr>
      <w:r>
        <w:t>Some Common Mistakes</w:t>
      </w:r>
    </w:p>
    <w:p w14:paraId="78D9D688" w14:textId="77777777" w:rsidR="00E97B99" w:rsidRDefault="00E97B99" w:rsidP="00E97B99">
      <w:pPr>
        <w:pStyle w:val="Text"/>
      </w:pPr>
      <w:r>
        <w:t>The word “data” is plural, not singular. The subscript for the permeability of vacuum µ</w:t>
      </w:r>
      <w:r>
        <w:rPr>
          <w:vertAlign w:val="subscript"/>
        </w:rPr>
        <w:t>0</w:t>
      </w:r>
      <w:r>
        <w:t xml:space="preserve"> is zero, not a lowercase letter “o.” The term for residual magnetization is “remanence”; the adjective is “</w:t>
      </w:r>
      <w:proofErr w:type="spellStart"/>
      <w:r>
        <w:t>remanent</w:t>
      </w:r>
      <w:proofErr w:type="spellEnd"/>
      <w:r>
        <w:t>”; do not write “</w:t>
      </w:r>
      <w:proofErr w:type="spellStart"/>
      <w:r>
        <w:t>remnance</w:t>
      </w:r>
      <w:proofErr w:type="spellEnd"/>
      <w:r>
        <w:t xml:space="preserve">” or “remnant.” Use the word “micrometer” instead of “micron.” A graph within a graph is an “inset,” not an “insert.” The word “alternatively” is preferred to the word “alternately” (unless you really mean something that alternates). Use the word “whereas” instead of “while” (unless you are referring to simultaneous events). Do not use the word “essentially” to mean “approximately” or “effectively.” Do not use the word “issue” as a euphemism for “problem.” When compositions are not specified, separate chemical symbols by </w:t>
      </w:r>
      <w:proofErr w:type="spellStart"/>
      <w:r>
        <w:t>en</w:t>
      </w:r>
      <w:proofErr w:type="spellEnd"/>
      <w:r>
        <w:t>-dashes; for example, “</w:t>
      </w:r>
      <w:proofErr w:type="spellStart"/>
      <w:r>
        <w:t>NiMn</w:t>
      </w:r>
      <w:proofErr w:type="spellEnd"/>
      <w:r>
        <w:t>” indicates the intermetallic compound Ni</w:t>
      </w:r>
      <w:r>
        <w:rPr>
          <w:vertAlign w:val="subscript"/>
        </w:rPr>
        <w:t>0.5</w:t>
      </w:r>
      <w:r>
        <w:t>Mn</w:t>
      </w:r>
      <w:r>
        <w:rPr>
          <w:vertAlign w:val="subscript"/>
        </w:rPr>
        <w:t>0.5</w:t>
      </w:r>
      <w:r>
        <w:t xml:space="preserve"> whereas “Ni–</w:t>
      </w:r>
      <w:proofErr w:type="spellStart"/>
      <w:r>
        <w:t>Mn</w:t>
      </w:r>
      <w:proofErr w:type="spellEnd"/>
      <w:r>
        <w:t>” indicates an alloy of some composition Ni</w:t>
      </w:r>
      <w:r>
        <w:rPr>
          <w:vertAlign w:val="subscript"/>
        </w:rPr>
        <w:t>x</w:t>
      </w:r>
      <w:r>
        <w:t>Mn</w:t>
      </w:r>
      <w:r>
        <w:rPr>
          <w:vertAlign w:val="subscript"/>
        </w:rPr>
        <w:t>1-x</w:t>
      </w:r>
      <w:r>
        <w:t>.</w:t>
      </w:r>
    </w:p>
    <w:p w14:paraId="58080AED" w14:textId="77777777" w:rsidR="00E97B99" w:rsidRDefault="00E97B99" w:rsidP="00E97B99">
      <w:pPr>
        <w:pStyle w:val="Text"/>
      </w:pPr>
      <w:r>
        <w:t xml:space="preserve">Be aware of the different meanings of the homophones “affect” (usually a verb) and “effect” (usually a noun), “complement” and “compliment,” “discreet” and “discrete,” “principal” (e.g., “principal investigator”) and “principle” (e.g., “principle of measurement”). Do not confuse “imply” and “infer.” </w:t>
      </w:r>
    </w:p>
    <w:p w14:paraId="4798191D" w14:textId="77777777" w:rsidR="00E97B99" w:rsidRDefault="00E97B99" w:rsidP="00E97B99">
      <w:pPr>
        <w:pStyle w:val="Text"/>
      </w:pPr>
      <w:r>
        <w:t>Prefixes such as “non,” “sub,” “micro,” “multi,” and “ultra” are not independent words; they should be joined to the words they modify, usually without a hyphen. There is no period after the “et” in the Latin abbreviation “</w:t>
      </w:r>
      <w:r>
        <w:rPr>
          <w:i/>
          <w:iCs/>
        </w:rPr>
        <w:t>et al.</w:t>
      </w:r>
      <w:r>
        <w:t>” (it is also italicized). The abbreviation “i.e.,” means “that is,” and the abbreviation “e.g.,” means “for example” (these abbreviations are not italicized).</w:t>
      </w:r>
    </w:p>
    <w:p w14:paraId="31084068" w14:textId="314EAA9A" w:rsidR="00E97B99" w:rsidRDefault="00216141" w:rsidP="00E97B99">
      <w:pPr>
        <w:pStyle w:val="Text"/>
        <w:rPr>
          <w:rStyle w:val="Hyperlink"/>
          <w:sz w:val="18"/>
        </w:rPr>
      </w:pPr>
      <w:r>
        <w:t xml:space="preserve">A general IEEE </w:t>
      </w:r>
      <w:proofErr w:type="spellStart"/>
      <w:r>
        <w:t>style</w:t>
      </w:r>
      <w:r w:rsidR="00E97B99">
        <w:t>guide</w:t>
      </w:r>
      <w:proofErr w:type="spellEnd"/>
      <w:r w:rsidR="00E97B99">
        <w:t xml:space="preserve"> is available at </w:t>
      </w:r>
      <w:hyperlink r:id="rId17" w:history="1">
        <w:r w:rsidR="00E97B99" w:rsidRPr="00625E96">
          <w:rPr>
            <w:rStyle w:val="Hyperlink"/>
            <w:sz w:val="18"/>
          </w:rPr>
          <w:t>http://www.ieee.org/web/publications/authors/transjnl/index.html</w:t>
        </w:r>
      </w:hyperlink>
    </w:p>
    <w:p w14:paraId="249BAB93" w14:textId="77777777" w:rsidR="00E97B99" w:rsidRDefault="00E97B99" w:rsidP="00E97B99">
      <w:pPr>
        <w:pStyle w:val="Text"/>
      </w:pPr>
    </w:p>
    <w:p w14:paraId="0311FF6C" w14:textId="5B12EF1B" w:rsidR="00E97B99" w:rsidRDefault="00E97B99" w:rsidP="001F4C5C">
      <w:pPr>
        <w:pStyle w:val="Ttulo2"/>
        <w:numPr>
          <w:ilvl w:val="0"/>
          <w:numId w:val="0"/>
        </w:numPr>
      </w:pPr>
      <w:r w:rsidRPr="001F4C5C">
        <w:rPr>
          <w:noProof/>
          <w:lang w:val="pt-BR" w:eastAsia="pt-BR"/>
        </w:rPr>
        <w:lastRenderedPageBreak/>
        <mc:AlternateContent>
          <mc:Choice Requires="wps">
            <w:drawing>
              <wp:anchor distT="0" distB="0" distL="114300" distR="114300" simplePos="0" relativeHeight="251660288" behindDoc="0" locked="0" layoutInCell="0" allowOverlap="1" wp14:anchorId="2182492D" wp14:editId="343D6E55">
                <wp:simplePos x="0" y="0"/>
                <wp:positionH relativeFrom="margin">
                  <wp:posOffset>3429000</wp:posOffset>
                </wp:positionH>
                <wp:positionV relativeFrom="margin">
                  <wp:posOffset>0</wp:posOffset>
                </wp:positionV>
                <wp:extent cx="3154680" cy="404876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4048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9039BB" w14:textId="77777777" w:rsidR="00AC51F8" w:rsidRDefault="00AC51F8" w:rsidP="00E97B99">
                            <w:pPr>
                              <w:pStyle w:val="TableTitle"/>
                            </w:pPr>
                            <w:r>
                              <w:t>TABLE I</w:t>
                            </w:r>
                          </w:p>
                          <w:p w14:paraId="260385CA" w14:textId="77777777" w:rsidR="00AC51F8" w:rsidRDefault="00AC51F8"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AC51F8"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AC51F8" w:rsidRDefault="00AC51F8">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AC51F8" w:rsidRDefault="00AC51F8">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AC51F8" w:rsidRDefault="00AC51F8">
                                  <w:pPr>
                                    <w:jc w:val="center"/>
                                    <w:rPr>
                                      <w:sz w:val="16"/>
                                      <w:szCs w:val="16"/>
                                    </w:rPr>
                                  </w:pPr>
                                  <w:r>
                                    <w:rPr>
                                      <w:sz w:val="16"/>
                                      <w:szCs w:val="16"/>
                                    </w:rPr>
                                    <w:t>Conversion from Gaussian and</w:t>
                                  </w:r>
                                </w:p>
                                <w:p w14:paraId="78370C6A" w14:textId="77777777" w:rsidR="00AC51F8" w:rsidRDefault="00AC51F8">
                                  <w:pPr>
                                    <w:jc w:val="center"/>
                                    <w:rPr>
                                      <w:sz w:val="16"/>
                                      <w:szCs w:val="16"/>
                                    </w:rPr>
                                  </w:pPr>
                                  <w:r>
                                    <w:rPr>
                                      <w:sz w:val="16"/>
                                      <w:szCs w:val="16"/>
                                    </w:rPr>
                                    <w:t xml:space="preserve">CGS EMU to SI </w:t>
                                  </w:r>
                                  <w:r>
                                    <w:rPr>
                                      <w:sz w:val="16"/>
                                      <w:szCs w:val="16"/>
                                      <w:vertAlign w:val="superscript"/>
                                    </w:rPr>
                                    <w:t>a</w:t>
                                  </w:r>
                                </w:p>
                              </w:tc>
                            </w:tr>
                            <w:tr w:rsidR="00AC51F8" w14:paraId="56254485" w14:textId="77777777">
                              <w:tc>
                                <w:tcPr>
                                  <w:tcW w:w="720" w:type="dxa"/>
                                  <w:tcBorders>
                                    <w:top w:val="nil"/>
                                    <w:left w:val="nil"/>
                                    <w:bottom w:val="nil"/>
                                    <w:right w:val="nil"/>
                                  </w:tcBorders>
                                </w:tcPr>
                                <w:p w14:paraId="3901A0F8" w14:textId="77777777" w:rsidR="00AC51F8" w:rsidRDefault="00AC51F8">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AC51F8" w:rsidRDefault="00AC51F8">
                                  <w:pPr>
                                    <w:rPr>
                                      <w:sz w:val="16"/>
                                      <w:szCs w:val="16"/>
                                    </w:rPr>
                                  </w:pPr>
                                  <w:r>
                                    <w:rPr>
                                      <w:sz w:val="16"/>
                                      <w:szCs w:val="16"/>
                                    </w:rPr>
                                    <w:t>magnetic flux</w:t>
                                  </w:r>
                                </w:p>
                              </w:tc>
                              <w:tc>
                                <w:tcPr>
                                  <w:tcW w:w="2610" w:type="dxa"/>
                                  <w:tcBorders>
                                    <w:top w:val="nil"/>
                                    <w:left w:val="nil"/>
                                    <w:bottom w:val="nil"/>
                                    <w:right w:val="nil"/>
                                  </w:tcBorders>
                                </w:tcPr>
                                <w:p w14:paraId="3CC46A0D" w14:textId="77777777" w:rsidR="00AC51F8" w:rsidRDefault="00AC51F8">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AC51F8" w14:paraId="0236D4E6" w14:textId="77777777">
                              <w:tc>
                                <w:tcPr>
                                  <w:tcW w:w="720" w:type="dxa"/>
                                  <w:tcBorders>
                                    <w:top w:val="nil"/>
                                    <w:left w:val="nil"/>
                                    <w:bottom w:val="nil"/>
                                    <w:right w:val="nil"/>
                                  </w:tcBorders>
                                </w:tcPr>
                                <w:p w14:paraId="6EC28D50" w14:textId="77777777" w:rsidR="00AC51F8" w:rsidRDefault="00AC51F8">
                                  <w:pPr>
                                    <w:rPr>
                                      <w:i/>
                                      <w:iCs/>
                                      <w:sz w:val="16"/>
                                      <w:szCs w:val="16"/>
                                    </w:rPr>
                                  </w:pPr>
                                  <w:r>
                                    <w:rPr>
                                      <w:i/>
                                      <w:iCs/>
                                      <w:sz w:val="16"/>
                                      <w:szCs w:val="16"/>
                                    </w:rPr>
                                    <w:t>B</w:t>
                                  </w:r>
                                </w:p>
                              </w:tc>
                              <w:tc>
                                <w:tcPr>
                                  <w:tcW w:w="1710" w:type="dxa"/>
                                  <w:tcBorders>
                                    <w:top w:val="nil"/>
                                    <w:left w:val="nil"/>
                                    <w:bottom w:val="nil"/>
                                    <w:right w:val="nil"/>
                                  </w:tcBorders>
                                </w:tcPr>
                                <w:p w14:paraId="38B41E97" w14:textId="77777777" w:rsidR="00AC51F8" w:rsidRDefault="00AC51F8">
                                  <w:pPr>
                                    <w:rPr>
                                      <w:sz w:val="16"/>
                                      <w:szCs w:val="16"/>
                                    </w:rPr>
                                  </w:pPr>
                                  <w:r>
                                    <w:rPr>
                                      <w:sz w:val="16"/>
                                      <w:szCs w:val="16"/>
                                    </w:rPr>
                                    <w:t xml:space="preserve">magnetic flux density, </w:t>
                                  </w:r>
                                </w:p>
                                <w:p w14:paraId="71064950" w14:textId="77777777" w:rsidR="00AC51F8" w:rsidRDefault="00AC51F8">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AC51F8" w:rsidRDefault="00AC51F8">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AC51F8" w14:paraId="07E6B477" w14:textId="77777777">
                              <w:tc>
                                <w:tcPr>
                                  <w:tcW w:w="720" w:type="dxa"/>
                                  <w:tcBorders>
                                    <w:top w:val="nil"/>
                                    <w:left w:val="nil"/>
                                    <w:bottom w:val="nil"/>
                                    <w:right w:val="nil"/>
                                  </w:tcBorders>
                                </w:tcPr>
                                <w:p w14:paraId="0C922F8F" w14:textId="77777777" w:rsidR="00AC51F8" w:rsidRDefault="00AC51F8">
                                  <w:pPr>
                                    <w:rPr>
                                      <w:i/>
                                      <w:iCs/>
                                      <w:sz w:val="16"/>
                                      <w:szCs w:val="16"/>
                                    </w:rPr>
                                  </w:pPr>
                                  <w:r>
                                    <w:rPr>
                                      <w:i/>
                                      <w:iCs/>
                                      <w:sz w:val="16"/>
                                      <w:szCs w:val="16"/>
                                    </w:rPr>
                                    <w:t>H</w:t>
                                  </w:r>
                                </w:p>
                              </w:tc>
                              <w:tc>
                                <w:tcPr>
                                  <w:tcW w:w="1710" w:type="dxa"/>
                                  <w:tcBorders>
                                    <w:top w:val="nil"/>
                                    <w:left w:val="nil"/>
                                    <w:bottom w:val="nil"/>
                                    <w:right w:val="nil"/>
                                  </w:tcBorders>
                                </w:tcPr>
                                <w:p w14:paraId="5F3736AC" w14:textId="77777777" w:rsidR="00AC51F8" w:rsidRDefault="00AC51F8">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AC51F8" w:rsidRDefault="00AC51F8">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AC51F8" w:rsidRPr="004C3053" w14:paraId="7954DF7F" w14:textId="77777777">
                              <w:tc>
                                <w:tcPr>
                                  <w:tcW w:w="720" w:type="dxa"/>
                                  <w:tcBorders>
                                    <w:top w:val="nil"/>
                                    <w:left w:val="nil"/>
                                    <w:bottom w:val="nil"/>
                                    <w:right w:val="nil"/>
                                  </w:tcBorders>
                                </w:tcPr>
                                <w:p w14:paraId="38A5EB0F" w14:textId="77777777" w:rsidR="00AC51F8" w:rsidRDefault="00AC51F8">
                                  <w:pPr>
                                    <w:rPr>
                                      <w:i/>
                                      <w:iCs/>
                                      <w:sz w:val="16"/>
                                      <w:szCs w:val="16"/>
                                    </w:rPr>
                                  </w:pPr>
                                  <w:r>
                                    <w:rPr>
                                      <w:i/>
                                      <w:iCs/>
                                      <w:sz w:val="16"/>
                                      <w:szCs w:val="16"/>
                                    </w:rPr>
                                    <w:t>m</w:t>
                                  </w:r>
                                </w:p>
                              </w:tc>
                              <w:tc>
                                <w:tcPr>
                                  <w:tcW w:w="1710" w:type="dxa"/>
                                  <w:tcBorders>
                                    <w:top w:val="nil"/>
                                    <w:left w:val="nil"/>
                                    <w:bottom w:val="nil"/>
                                    <w:right w:val="nil"/>
                                  </w:tcBorders>
                                </w:tcPr>
                                <w:p w14:paraId="50377045" w14:textId="77777777" w:rsidR="00AC51F8" w:rsidRDefault="00AC51F8">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AC51F8" w:rsidRPr="00706004" w:rsidRDefault="00AC51F8">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AC51F8" w:rsidRPr="00706004" w:rsidRDefault="00AC51F8">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AC51F8" w:rsidRPr="004C3053" w14:paraId="5EB70BD1" w14:textId="77777777">
                              <w:tc>
                                <w:tcPr>
                                  <w:tcW w:w="720" w:type="dxa"/>
                                  <w:tcBorders>
                                    <w:top w:val="nil"/>
                                    <w:left w:val="nil"/>
                                    <w:bottom w:val="nil"/>
                                    <w:right w:val="nil"/>
                                  </w:tcBorders>
                                </w:tcPr>
                                <w:p w14:paraId="480F045F" w14:textId="77777777" w:rsidR="00AC51F8" w:rsidRDefault="00AC51F8">
                                  <w:pPr>
                                    <w:rPr>
                                      <w:i/>
                                      <w:iCs/>
                                      <w:sz w:val="16"/>
                                      <w:szCs w:val="16"/>
                                    </w:rPr>
                                  </w:pPr>
                                  <w:r>
                                    <w:rPr>
                                      <w:i/>
                                      <w:iCs/>
                                      <w:sz w:val="16"/>
                                      <w:szCs w:val="16"/>
                                    </w:rPr>
                                    <w:t>M</w:t>
                                  </w:r>
                                </w:p>
                              </w:tc>
                              <w:tc>
                                <w:tcPr>
                                  <w:tcW w:w="1710" w:type="dxa"/>
                                  <w:tcBorders>
                                    <w:top w:val="nil"/>
                                    <w:left w:val="nil"/>
                                    <w:bottom w:val="nil"/>
                                    <w:right w:val="nil"/>
                                  </w:tcBorders>
                                </w:tcPr>
                                <w:p w14:paraId="03278675" w14:textId="77777777" w:rsidR="00AC51F8" w:rsidRDefault="00AC51F8">
                                  <w:pPr>
                                    <w:rPr>
                                      <w:sz w:val="16"/>
                                      <w:szCs w:val="16"/>
                                    </w:rPr>
                                  </w:pPr>
                                  <w:r>
                                    <w:rPr>
                                      <w:sz w:val="16"/>
                                      <w:szCs w:val="16"/>
                                    </w:rPr>
                                    <w:t>magnetization</w:t>
                                  </w:r>
                                </w:p>
                              </w:tc>
                              <w:tc>
                                <w:tcPr>
                                  <w:tcW w:w="2610" w:type="dxa"/>
                                  <w:tcBorders>
                                    <w:top w:val="nil"/>
                                    <w:left w:val="nil"/>
                                    <w:bottom w:val="nil"/>
                                    <w:right w:val="nil"/>
                                  </w:tcBorders>
                                </w:tcPr>
                                <w:p w14:paraId="1E5DF718" w14:textId="77777777" w:rsidR="00AC51F8" w:rsidRPr="00706004" w:rsidRDefault="00AC51F8">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AC51F8" w:rsidRPr="00706004" w:rsidRDefault="00AC51F8">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AC51F8" w14:paraId="1A937312" w14:textId="77777777">
                              <w:tc>
                                <w:tcPr>
                                  <w:tcW w:w="720" w:type="dxa"/>
                                  <w:tcBorders>
                                    <w:top w:val="nil"/>
                                    <w:left w:val="nil"/>
                                    <w:bottom w:val="nil"/>
                                    <w:right w:val="nil"/>
                                  </w:tcBorders>
                                </w:tcPr>
                                <w:p w14:paraId="2F4D3149" w14:textId="77777777" w:rsidR="00AC51F8" w:rsidRDefault="00AC51F8">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AC51F8" w:rsidRDefault="00AC51F8">
                                  <w:pPr>
                                    <w:rPr>
                                      <w:sz w:val="16"/>
                                      <w:szCs w:val="16"/>
                                    </w:rPr>
                                  </w:pPr>
                                  <w:r>
                                    <w:rPr>
                                      <w:sz w:val="16"/>
                                      <w:szCs w:val="16"/>
                                    </w:rPr>
                                    <w:t>magnetization</w:t>
                                  </w:r>
                                </w:p>
                              </w:tc>
                              <w:tc>
                                <w:tcPr>
                                  <w:tcW w:w="2610" w:type="dxa"/>
                                  <w:tcBorders>
                                    <w:top w:val="nil"/>
                                    <w:left w:val="nil"/>
                                    <w:bottom w:val="nil"/>
                                    <w:right w:val="nil"/>
                                  </w:tcBorders>
                                </w:tcPr>
                                <w:p w14:paraId="2827D141" w14:textId="77777777" w:rsidR="00AC51F8" w:rsidRDefault="00AC51F8">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AC51F8" w14:paraId="53CAEFCB" w14:textId="77777777">
                              <w:tc>
                                <w:tcPr>
                                  <w:tcW w:w="720" w:type="dxa"/>
                                  <w:tcBorders>
                                    <w:top w:val="nil"/>
                                    <w:left w:val="nil"/>
                                    <w:bottom w:val="nil"/>
                                    <w:right w:val="nil"/>
                                  </w:tcBorders>
                                </w:tcPr>
                                <w:p w14:paraId="25B245D1" w14:textId="77777777" w:rsidR="00AC51F8" w:rsidRDefault="00AC51F8">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AC51F8" w:rsidRDefault="00AC51F8">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AC51F8" w:rsidRDefault="00AC51F8">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AC51F8" w:rsidRPr="004C3053" w14:paraId="543610FD" w14:textId="77777777">
                              <w:tc>
                                <w:tcPr>
                                  <w:tcW w:w="720" w:type="dxa"/>
                                  <w:tcBorders>
                                    <w:top w:val="nil"/>
                                    <w:left w:val="nil"/>
                                    <w:bottom w:val="nil"/>
                                    <w:right w:val="nil"/>
                                  </w:tcBorders>
                                </w:tcPr>
                                <w:p w14:paraId="2B5E221A" w14:textId="77777777" w:rsidR="00AC51F8" w:rsidRDefault="00AC51F8">
                                  <w:pPr>
                                    <w:rPr>
                                      <w:i/>
                                      <w:iCs/>
                                      <w:sz w:val="16"/>
                                      <w:szCs w:val="16"/>
                                    </w:rPr>
                                  </w:pPr>
                                  <w:r>
                                    <w:rPr>
                                      <w:i/>
                                      <w:iCs/>
                                      <w:sz w:val="16"/>
                                      <w:szCs w:val="16"/>
                                    </w:rPr>
                                    <w:t>j</w:t>
                                  </w:r>
                                </w:p>
                              </w:tc>
                              <w:tc>
                                <w:tcPr>
                                  <w:tcW w:w="1710" w:type="dxa"/>
                                  <w:tcBorders>
                                    <w:top w:val="nil"/>
                                    <w:left w:val="nil"/>
                                    <w:bottom w:val="nil"/>
                                    <w:right w:val="nil"/>
                                  </w:tcBorders>
                                </w:tcPr>
                                <w:p w14:paraId="554F13BD" w14:textId="77777777" w:rsidR="00AC51F8" w:rsidRDefault="00AC51F8">
                                  <w:pPr>
                                    <w:rPr>
                                      <w:sz w:val="16"/>
                                      <w:szCs w:val="16"/>
                                    </w:rPr>
                                  </w:pPr>
                                  <w:r>
                                    <w:rPr>
                                      <w:sz w:val="16"/>
                                      <w:szCs w:val="16"/>
                                    </w:rPr>
                                    <w:t xml:space="preserve">magnetic dipole </w:t>
                                  </w:r>
                                </w:p>
                                <w:p w14:paraId="55B520C3" w14:textId="77777777" w:rsidR="00AC51F8" w:rsidRDefault="00AC51F8">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AC51F8" w:rsidRPr="00706004" w:rsidRDefault="00AC51F8">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AC51F8" w:rsidRPr="00706004" w:rsidRDefault="00AC51F8">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AC51F8" w:rsidRPr="004C3053" w14:paraId="3D1AF801" w14:textId="77777777">
                              <w:tc>
                                <w:tcPr>
                                  <w:tcW w:w="720" w:type="dxa"/>
                                  <w:tcBorders>
                                    <w:top w:val="nil"/>
                                    <w:left w:val="nil"/>
                                    <w:bottom w:val="nil"/>
                                    <w:right w:val="nil"/>
                                  </w:tcBorders>
                                </w:tcPr>
                                <w:p w14:paraId="3936A283" w14:textId="77777777" w:rsidR="00AC51F8" w:rsidRDefault="00AC51F8">
                                  <w:pPr>
                                    <w:rPr>
                                      <w:i/>
                                      <w:iCs/>
                                      <w:sz w:val="16"/>
                                      <w:szCs w:val="16"/>
                                    </w:rPr>
                                  </w:pPr>
                                  <w:r>
                                    <w:rPr>
                                      <w:i/>
                                      <w:iCs/>
                                      <w:sz w:val="16"/>
                                      <w:szCs w:val="16"/>
                                    </w:rPr>
                                    <w:t>J</w:t>
                                  </w:r>
                                </w:p>
                              </w:tc>
                              <w:tc>
                                <w:tcPr>
                                  <w:tcW w:w="1710" w:type="dxa"/>
                                  <w:tcBorders>
                                    <w:top w:val="nil"/>
                                    <w:left w:val="nil"/>
                                    <w:bottom w:val="nil"/>
                                    <w:right w:val="nil"/>
                                  </w:tcBorders>
                                </w:tcPr>
                                <w:p w14:paraId="000544F3" w14:textId="77777777" w:rsidR="00AC51F8" w:rsidRDefault="00AC51F8">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AC51F8" w:rsidRPr="00706004" w:rsidRDefault="00AC51F8">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AC51F8" w:rsidRPr="00706004" w:rsidRDefault="00AC51F8">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AC51F8" w14:paraId="1D80299D" w14:textId="77777777">
                              <w:tc>
                                <w:tcPr>
                                  <w:tcW w:w="720" w:type="dxa"/>
                                  <w:tcBorders>
                                    <w:top w:val="nil"/>
                                    <w:left w:val="nil"/>
                                    <w:bottom w:val="nil"/>
                                    <w:right w:val="nil"/>
                                  </w:tcBorders>
                                </w:tcPr>
                                <w:p w14:paraId="4EA90266" w14:textId="77777777" w:rsidR="00AC51F8" w:rsidRDefault="00AC51F8">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AC51F8" w:rsidRDefault="00AC51F8">
                                  <w:pPr>
                                    <w:rPr>
                                      <w:sz w:val="16"/>
                                      <w:szCs w:val="16"/>
                                    </w:rPr>
                                  </w:pPr>
                                  <w:r>
                                    <w:rPr>
                                      <w:sz w:val="16"/>
                                      <w:szCs w:val="16"/>
                                    </w:rPr>
                                    <w:t>susceptibility</w:t>
                                  </w:r>
                                </w:p>
                              </w:tc>
                              <w:tc>
                                <w:tcPr>
                                  <w:tcW w:w="2610" w:type="dxa"/>
                                  <w:tcBorders>
                                    <w:top w:val="nil"/>
                                    <w:left w:val="nil"/>
                                    <w:bottom w:val="nil"/>
                                    <w:right w:val="nil"/>
                                  </w:tcBorders>
                                </w:tcPr>
                                <w:p w14:paraId="28389385" w14:textId="77777777" w:rsidR="00AC51F8" w:rsidRDefault="00AC51F8">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AC51F8" w14:paraId="1775A50D" w14:textId="77777777">
                              <w:tc>
                                <w:tcPr>
                                  <w:tcW w:w="720" w:type="dxa"/>
                                  <w:tcBorders>
                                    <w:top w:val="nil"/>
                                    <w:left w:val="nil"/>
                                    <w:bottom w:val="nil"/>
                                    <w:right w:val="nil"/>
                                  </w:tcBorders>
                                </w:tcPr>
                                <w:p w14:paraId="58C92CC6" w14:textId="77777777" w:rsidR="00AC51F8" w:rsidRDefault="00AC51F8">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AC51F8" w:rsidRDefault="00AC51F8">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AC51F8" w:rsidRDefault="00AC51F8">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AC51F8" w14:paraId="20E9BFC5" w14:textId="77777777">
                              <w:tc>
                                <w:tcPr>
                                  <w:tcW w:w="720" w:type="dxa"/>
                                  <w:tcBorders>
                                    <w:top w:val="nil"/>
                                    <w:left w:val="nil"/>
                                    <w:bottom w:val="nil"/>
                                    <w:right w:val="nil"/>
                                  </w:tcBorders>
                                </w:tcPr>
                                <w:p w14:paraId="1749A5F6" w14:textId="77777777" w:rsidR="00AC51F8" w:rsidRDefault="00AC51F8">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AC51F8" w:rsidRDefault="00AC51F8">
                                  <w:pPr>
                                    <w:rPr>
                                      <w:sz w:val="16"/>
                                      <w:szCs w:val="16"/>
                                    </w:rPr>
                                  </w:pPr>
                                  <w:r>
                                    <w:rPr>
                                      <w:sz w:val="16"/>
                                      <w:szCs w:val="16"/>
                                    </w:rPr>
                                    <w:t>permeability</w:t>
                                  </w:r>
                                </w:p>
                              </w:tc>
                              <w:tc>
                                <w:tcPr>
                                  <w:tcW w:w="2610" w:type="dxa"/>
                                  <w:tcBorders>
                                    <w:top w:val="nil"/>
                                    <w:left w:val="nil"/>
                                    <w:bottom w:val="nil"/>
                                    <w:right w:val="nil"/>
                                  </w:tcBorders>
                                </w:tcPr>
                                <w:p w14:paraId="1D796761" w14:textId="77777777" w:rsidR="00AC51F8" w:rsidRDefault="00AC51F8">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AC51F8" w:rsidRDefault="00AC51F8">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AC51F8" w14:paraId="38EA3F7C" w14:textId="77777777">
                              <w:tc>
                                <w:tcPr>
                                  <w:tcW w:w="720" w:type="dxa"/>
                                  <w:tcBorders>
                                    <w:top w:val="nil"/>
                                    <w:left w:val="nil"/>
                                    <w:bottom w:val="nil"/>
                                    <w:right w:val="nil"/>
                                  </w:tcBorders>
                                </w:tcPr>
                                <w:p w14:paraId="426EB392" w14:textId="77777777" w:rsidR="00AC51F8" w:rsidRDefault="00AC51F8">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AC51F8" w:rsidRDefault="00AC51F8">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AC51F8" w:rsidRDefault="00AC51F8">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AC51F8" w14:paraId="48E4792A" w14:textId="77777777">
                              <w:tc>
                                <w:tcPr>
                                  <w:tcW w:w="720" w:type="dxa"/>
                                  <w:tcBorders>
                                    <w:top w:val="nil"/>
                                    <w:left w:val="nil"/>
                                    <w:bottom w:val="nil"/>
                                    <w:right w:val="nil"/>
                                  </w:tcBorders>
                                </w:tcPr>
                                <w:p w14:paraId="0D924A8C" w14:textId="77777777" w:rsidR="00AC51F8" w:rsidRDefault="00AC51F8">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AC51F8" w:rsidRDefault="00AC51F8">
                                  <w:pPr>
                                    <w:rPr>
                                      <w:sz w:val="16"/>
                                      <w:szCs w:val="16"/>
                                    </w:rPr>
                                  </w:pPr>
                                  <w:r>
                                    <w:rPr>
                                      <w:sz w:val="16"/>
                                      <w:szCs w:val="16"/>
                                    </w:rPr>
                                    <w:t>energy density</w:t>
                                  </w:r>
                                </w:p>
                              </w:tc>
                              <w:tc>
                                <w:tcPr>
                                  <w:tcW w:w="2610" w:type="dxa"/>
                                  <w:tcBorders>
                                    <w:top w:val="nil"/>
                                    <w:left w:val="nil"/>
                                    <w:bottom w:val="nil"/>
                                    <w:right w:val="nil"/>
                                  </w:tcBorders>
                                </w:tcPr>
                                <w:p w14:paraId="5493E5D2" w14:textId="77777777" w:rsidR="00AC51F8" w:rsidRDefault="00AC51F8">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AC51F8" w14:paraId="2EB5CD47" w14:textId="77777777">
                              <w:trPr>
                                <w:trHeight w:val="279"/>
                              </w:trPr>
                              <w:tc>
                                <w:tcPr>
                                  <w:tcW w:w="720" w:type="dxa"/>
                                  <w:tcBorders>
                                    <w:top w:val="nil"/>
                                    <w:left w:val="nil"/>
                                    <w:bottom w:val="double" w:sz="6" w:space="0" w:color="auto"/>
                                    <w:right w:val="nil"/>
                                  </w:tcBorders>
                                </w:tcPr>
                                <w:p w14:paraId="00090BDD" w14:textId="77777777" w:rsidR="00AC51F8" w:rsidRDefault="00AC51F8">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AC51F8" w:rsidRDefault="00AC51F8">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AC51F8" w:rsidRDefault="00AC51F8">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AC51F8" w:rsidRDefault="00AC51F8" w:rsidP="00E97B99">
                            <w:pPr>
                              <w:pStyle w:val="Textodenotaderodap"/>
                            </w:pPr>
                            <w:r>
                              <w:t xml:space="preserve">Vertical lines are optional in tables. Statements that serve as captions for the entire table do not need footnote letters. </w:t>
                            </w:r>
                          </w:p>
                          <w:p w14:paraId="436183EB" w14:textId="6AE5581F" w:rsidR="00AC51F8" w:rsidRDefault="00AC51F8"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Mx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AC51F8" w:rsidRDefault="00AC51F8" w:rsidP="00E97B99">
                            <w:pPr>
                              <w:pStyle w:val="Textodenotaderodap"/>
                            </w:pPr>
                          </w:p>
                          <w:p w14:paraId="3E94A598" w14:textId="77777777" w:rsidR="00AC51F8" w:rsidRDefault="00AC51F8" w:rsidP="00E97B9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2492D" id="Text Box 2" o:spid="_x0000_s1033" type="#_x0000_t202" style="position:absolute;margin-left:270pt;margin-top:0;width:248.4pt;height:31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" o:allowincell="f" stroked="f">
                <v:textbox inset="0,0,0,0">
                  <w:txbxContent>
                    <w:p w14:paraId="469039BB" w14:textId="77777777" w:rsidR="00AC51F8" w:rsidRDefault="00AC51F8" w:rsidP="00E97B99">
                      <w:pPr>
                        <w:pStyle w:val="TableTitle"/>
                      </w:pPr>
                      <w:r>
                        <w:t>TABLE I</w:t>
                      </w:r>
                    </w:p>
                    <w:p w14:paraId="260385CA" w14:textId="77777777" w:rsidR="00AC51F8" w:rsidRDefault="00AC51F8" w:rsidP="00E97B99">
                      <w:pPr>
                        <w:pStyle w:val="TableTitle"/>
                      </w:pPr>
                      <w:r>
                        <w:t>Units for Magnetic Properties</w:t>
                      </w:r>
                    </w:p>
                    <w:tbl>
                      <w:tblPr>
                        <w:tblW w:w="0" w:type="auto"/>
                        <w:tblInd w:w="108" w:type="dxa"/>
                        <w:tblBorders>
                          <w:top w:val="single" w:sz="12" w:space="0" w:color="808080"/>
                          <w:bottom w:val="single" w:sz="12" w:space="0" w:color="808080"/>
                        </w:tblBorders>
                        <w:tblLayout w:type="fixed"/>
                        <w:tblLook w:val="0000" w:firstRow="0" w:lastRow="0" w:firstColumn="0" w:lastColumn="0" w:noHBand="0" w:noVBand="0"/>
                      </w:tblPr>
                      <w:tblGrid>
                        <w:gridCol w:w="720"/>
                        <w:gridCol w:w="1710"/>
                        <w:gridCol w:w="2610"/>
                      </w:tblGrid>
                      <w:tr w:rsidR="00AC51F8" w14:paraId="72E43CE9" w14:textId="77777777">
                        <w:trPr>
                          <w:trHeight w:val="440"/>
                        </w:trPr>
                        <w:tc>
                          <w:tcPr>
                            <w:tcW w:w="720" w:type="dxa"/>
                            <w:tcBorders>
                              <w:top w:val="double" w:sz="6" w:space="0" w:color="auto"/>
                              <w:left w:val="nil"/>
                              <w:bottom w:val="single" w:sz="6" w:space="0" w:color="auto"/>
                              <w:right w:val="nil"/>
                            </w:tcBorders>
                            <w:vAlign w:val="center"/>
                          </w:tcPr>
                          <w:p w14:paraId="70305B77" w14:textId="77777777" w:rsidR="00AC51F8" w:rsidRDefault="00AC51F8">
                            <w:pPr>
                              <w:jc w:val="center"/>
                              <w:rPr>
                                <w:sz w:val="16"/>
                                <w:szCs w:val="16"/>
                              </w:rPr>
                            </w:pPr>
                            <w:r>
                              <w:rPr>
                                <w:sz w:val="16"/>
                                <w:szCs w:val="16"/>
                              </w:rPr>
                              <w:t>Symbol</w:t>
                            </w:r>
                          </w:p>
                        </w:tc>
                        <w:tc>
                          <w:tcPr>
                            <w:tcW w:w="1710" w:type="dxa"/>
                            <w:tcBorders>
                              <w:top w:val="double" w:sz="6" w:space="0" w:color="auto"/>
                              <w:left w:val="nil"/>
                              <w:bottom w:val="single" w:sz="6" w:space="0" w:color="auto"/>
                              <w:right w:val="nil"/>
                            </w:tcBorders>
                            <w:vAlign w:val="center"/>
                          </w:tcPr>
                          <w:p w14:paraId="0A31D035" w14:textId="77777777" w:rsidR="00AC51F8" w:rsidRDefault="00AC51F8">
                            <w:pPr>
                              <w:pStyle w:val="TableTitle"/>
                              <w:rPr>
                                <w:smallCaps w:val="0"/>
                              </w:rPr>
                            </w:pPr>
                            <w:r>
                              <w:rPr>
                                <w:smallCaps w:val="0"/>
                              </w:rPr>
                              <w:t>Quantity</w:t>
                            </w:r>
                          </w:p>
                        </w:tc>
                        <w:tc>
                          <w:tcPr>
                            <w:tcW w:w="2610" w:type="dxa"/>
                            <w:tcBorders>
                              <w:top w:val="double" w:sz="6" w:space="0" w:color="auto"/>
                              <w:left w:val="nil"/>
                              <w:bottom w:val="single" w:sz="6" w:space="0" w:color="auto"/>
                              <w:right w:val="nil"/>
                            </w:tcBorders>
                            <w:vAlign w:val="center"/>
                          </w:tcPr>
                          <w:p w14:paraId="340D2AFD" w14:textId="77777777" w:rsidR="00AC51F8" w:rsidRDefault="00AC51F8">
                            <w:pPr>
                              <w:jc w:val="center"/>
                              <w:rPr>
                                <w:sz w:val="16"/>
                                <w:szCs w:val="16"/>
                              </w:rPr>
                            </w:pPr>
                            <w:r>
                              <w:rPr>
                                <w:sz w:val="16"/>
                                <w:szCs w:val="16"/>
                              </w:rPr>
                              <w:t>Conversion from Gaussian and</w:t>
                            </w:r>
                          </w:p>
                          <w:p w14:paraId="78370C6A" w14:textId="77777777" w:rsidR="00AC51F8" w:rsidRDefault="00AC51F8">
                            <w:pPr>
                              <w:jc w:val="center"/>
                              <w:rPr>
                                <w:sz w:val="16"/>
                                <w:szCs w:val="16"/>
                              </w:rPr>
                            </w:pPr>
                            <w:r>
                              <w:rPr>
                                <w:sz w:val="16"/>
                                <w:szCs w:val="16"/>
                              </w:rPr>
                              <w:t xml:space="preserve">CGS EMU to SI </w:t>
                            </w:r>
                            <w:r>
                              <w:rPr>
                                <w:sz w:val="16"/>
                                <w:szCs w:val="16"/>
                                <w:vertAlign w:val="superscript"/>
                              </w:rPr>
                              <w:t>a</w:t>
                            </w:r>
                          </w:p>
                        </w:tc>
                      </w:tr>
                      <w:tr w:rsidR="00AC51F8" w14:paraId="56254485" w14:textId="77777777">
                        <w:tc>
                          <w:tcPr>
                            <w:tcW w:w="720" w:type="dxa"/>
                            <w:tcBorders>
                              <w:top w:val="nil"/>
                              <w:left w:val="nil"/>
                              <w:bottom w:val="nil"/>
                              <w:right w:val="nil"/>
                            </w:tcBorders>
                          </w:tcPr>
                          <w:p w14:paraId="3901A0F8" w14:textId="77777777" w:rsidR="00AC51F8" w:rsidRDefault="00AC51F8">
                            <w:pPr>
                              <w:rPr>
                                <w:sz w:val="16"/>
                                <w:szCs w:val="16"/>
                              </w:rPr>
                            </w:pPr>
                            <w:r>
                              <w:rPr>
                                <w:sz w:val="16"/>
                                <w:szCs w:val="16"/>
                              </w:rPr>
                              <w:sym w:font="Symbol" w:char="F046"/>
                            </w:r>
                          </w:p>
                        </w:tc>
                        <w:tc>
                          <w:tcPr>
                            <w:tcW w:w="1710" w:type="dxa"/>
                            <w:tcBorders>
                              <w:top w:val="nil"/>
                              <w:left w:val="nil"/>
                              <w:bottom w:val="nil"/>
                              <w:right w:val="nil"/>
                            </w:tcBorders>
                          </w:tcPr>
                          <w:p w14:paraId="0E891A58" w14:textId="77777777" w:rsidR="00AC51F8" w:rsidRDefault="00AC51F8">
                            <w:pPr>
                              <w:rPr>
                                <w:sz w:val="16"/>
                                <w:szCs w:val="16"/>
                              </w:rPr>
                            </w:pPr>
                            <w:r>
                              <w:rPr>
                                <w:sz w:val="16"/>
                                <w:szCs w:val="16"/>
                              </w:rPr>
                              <w:t>magnetic flux</w:t>
                            </w:r>
                          </w:p>
                        </w:tc>
                        <w:tc>
                          <w:tcPr>
                            <w:tcW w:w="2610" w:type="dxa"/>
                            <w:tcBorders>
                              <w:top w:val="nil"/>
                              <w:left w:val="nil"/>
                              <w:bottom w:val="nil"/>
                              <w:right w:val="nil"/>
                            </w:tcBorders>
                          </w:tcPr>
                          <w:p w14:paraId="3CC46A0D" w14:textId="77777777" w:rsidR="00AC51F8" w:rsidRDefault="00AC51F8">
                            <w:pPr>
                              <w:rPr>
                                <w:sz w:val="16"/>
                                <w:szCs w:val="16"/>
                              </w:rPr>
                            </w:pPr>
                            <w:r>
                              <w:rPr>
                                <w:sz w:val="16"/>
                                <w:szCs w:val="16"/>
                              </w:rPr>
                              <w:t xml:space="preserve">1 Mx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8</w:t>
                            </w:r>
                            <w:r>
                              <w:rPr>
                                <w:sz w:val="16"/>
                                <w:szCs w:val="16"/>
                              </w:rPr>
                              <w:t xml:space="preserve"> </w:t>
                            </w:r>
                            <w:proofErr w:type="spellStart"/>
                            <w:r>
                              <w:rPr>
                                <w:sz w:val="16"/>
                                <w:szCs w:val="16"/>
                              </w:rPr>
                              <w:t>Wb</w:t>
                            </w:r>
                            <w:proofErr w:type="spellEnd"/>
                            <w:r>
                              <w:rPr>
                                <w:sz w:val="16"/>
                                <w:szCs w:val="16"/>
                              </w:rPr>
                              <w:t xml:space="preserve"> = 10</w:t>
                            </w:r>
                            <w:r>
                              <w:rPr>
                                <w:sz w:val="16"/>
                                <w:szCs w:val="16"/>
                                <w:vertAlign w:val="superscript"/>
                              </w:rPr>
                              <w:sym w:font="Symbol" w:char="F02D"/>
                            </w:r>
                            <w:r>
                              <w:rPr>
                                <w:sz w:val="16"/>
                                <w:szCs w:val="16"/>
                                <w:vertAlign w:val="superscript"/>
                              </w:rPr>
                              <w:t>8</w:t>
                            </w:r>
                            <w:r>
                              <w:rPr>
                                <w:sz w:val="16"/>
                                <w:szCs w:val="16"/>
                              </w:rPr>
                              <w:t xml:space="preserve"> V·s</w:t>
                            </w:r>
                          </w:p>
                        </w:tc>
                      </w:tr>
                      <w:tr w:rsidR="00AC51F8" w14:paraId="0236D4E6" w14:textId="77777777">
                        <w:tc>
                          <w:tcPr>
                            <w:tcW w:w="720" w:type="dxa"/>
                            <w:tcBorders>
                              <w:top w:val="nil"/>
                              <w:left w:val="nil"/>
                              <w:bottom w:val="nil"/>
                              <w:right w:val="nil"/>
                            </w:tcBorders>
                          </w:tcPr>
                          <w:p w14:paraId="6EC28D50" w14:textId="77777777" w:rsidR="00AC51F8" w:rsidRDefault="00AC51F8">
                            <w:pPr>
                              <w:rPr>
                                <w:i/>
                                <w:iCs/>
                                <w:sz w:val="16"/>
                                <w:szCs w:val="16"/>
                              </w:rPr>
                            </w:pPr>
                            <w:r>
                              <w:rPr>
                                <w:i/>
                                <w:iCs/>
                                <w:sz w:val="16"/>
                                <w:szCs w:val="16"/>
                              </w:rPr>
                              <w:t>B</w:t>
                            </w:r>
                          </w:p>
                        </w:tc>
                        <w:tc>
                          <w:tcPr>
                            <w:tcW w:w="1710" w:type="dxa"/>
                            <w:tcBorders>
                              <w:top w:val="nil"/>
                              <w:left w:val="nil"/>
                              <w:bottom w:val="nil"/>
                              <w:right w:val="nil"/>
                            </w:tcBorders>
                          </w:tcPr>
                          <w:p w14:paraId="38B41E97" w14:textId="77777777" w:rsidR="00AC51F8" w:rsidRDefault="00AC51F8">
                            <w:pPr>
                              <w:rPr>
                                <w:sz w:val="16"/>
                                <w:szCs w:val="16"/>
                              </w:rPr>
                            </w:pPr>
                            <w:r>
                              <w:rPr>
                                <w:sz w:val="16"/>
                                <w:szCs w:val="16"/>
                              </w:rPr>
                              <w:t xml:space="preserve">magnetic flux density, </w:t>
                            </w:r>
                          </w:p>
                          <w:p w14:paraId="71064950" w14:textId="77777777" w:rsidR="00AC51F8" w:rsidRDefault="00AC51F8">
                            <w:pPr>
                              <w:rPr>
                                <w:sz w:val="16"/>
                                <w:szCs w:val="16"/>
                              </w:rPr>
                            </w:pPr>
                            <w:r>
                              <w:rPr>
                                <w:sz w:val="16"/>
                                <w:szCs w:val="16"/>
                              </w:rPr>
                              <w:t xml:space="preserve">  magnetic induction</w:t>
                            </w:r>
                          </w:p>
                        </w:tc>
                        <w:tc>
                          <w:tcPr>
                            <w:tcW w:w="2610" w:type="dxa"/>
                            <w:tcBorders>
                              <w:top w:val="nil"/>
                              <w:left w:val="nil"/>
                              <w:bottom w:val="nil"/>
                              <w:right w:val="nil"/>
                            </w:tcBorders>
                          </w:tcPr>
                          <w:p w14:paraId="193786B0" w14:textId="77777777" w:rsidR="00AC51F8" w:rsidRDefault="00AC51F8">
                            <w:pPr>
                              <w:rPr>
                                <w:sz w:val="16"/>
                                <w:szCs w:val="16"/>
                                <w:vertAlign w:val="superscript"/>
                              </w:rPr>
                            </w:pPr>
                            <w:r>
                              <w:rPr>
                                <w:sz w:val="16"/>
                                <w:szCs w:val="16"/>
                              </w:rPr>
                              <w:t xml:space="preserve">1 G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4</w:t>
                            </w:r>
                            <w:r>
                              <w:rPr>
                                <w:sz w:val="16"/>
                                <w:szCs w:val="16"/>
                              </w:rPr>
                              <w:t xml:space="preserve"> T = 10</w:t>
                            </w:r>
                            <w:r>
                              <w:rPr>
                                <w:sz w:val="16"/>
                                <w:szCs w:val="16"/>
                                <w:vertAlign w:val="superscript"/>
                              </w:rPr>
                              <w:sym w:font="Symbol" w:char="F02D"/>
                            </w:r>
                            <w:r>
                              <w:rPr>
                                <w:sz w:val="16"/>
                                <w:szCs w:val="16"/>
                                <w:vertAlign w:val="superscript"/>
                              </w:rPr>
                              <w:t>4</w:t>
                            </w:r>
                            <w:r>
                              <w:rPr>
                                <w:sz w:val="16"/>
                                <w:szCs w:val="16"/>
                              </w:rPr>
                              <w:t xml:space="preserve"> </w:t>
                            </w:r>
                            <w:proofErr w:type="spellStart"/>
                            <w:r>
                              <w:rPr>
                                <w:sz w:val="16"/>
                                <w:szCs w:val="16"/>
                              </w:rPr>
                              <w:t>Wb</w:t>
                            </w:r>
                            <w:proofErr w:type="spellEnd"/>
                            <w:r>
                              <w:rPr>
                                <w:sz w:val="16"/>
                                <w:szCs w:val="16"/>
                              </w:rPr>
                              <w:t>/m</w:t>
                            </w:r>
                            <w:r>
                              <w:rPr>
                                <w:sz w:val="16"/>
                                <w:szCs w:val="16"/>
                                <w:vertAlign w:val="superscript"/>
                              </w:rPr>
                              <w:t>2</w:t>
                            </w:r>
                          </w:p>
                        </w:tc>
                      </w:tr>
                      <w:tr w:rsidR="00AC51F8" w14:paraId="07E6B477" w14:textId="77777777">
                        <w:tc>
                          <w:tcPr>
                            <w:tcW w:w="720" w:type="dxa"/>
                            <w:tcBorders>
                              <w:top w:val="nil"/>
                              <w:left w:val="nil"/>
                              <w:bottom w:val="nil"/>
                              <w:right w:val="nil"/>
                            </w:tcBorders>
                          </w:tcPr>
                          <w:p w14:paraId="0C922F8F" w14:textId="77777777" w:rsidR="00AC51F8" w:rsidRDefault="00AC51F8">
                            <w:pPr>
                              <w:rPr>
                                <w:i/>
                                <w:iCs/>
                                <w:sz w:val="16"/>
                                <w:szCs w:val="16"/>
                              </w:rPr>
                            </w:pPr>
                            <w:r>
                              <w:rPr>
                                <w:i/>
                                <w:iCs/>
                                <w:sz w:val="16"/>
                                <w:szCs w:val="16"/>
                              </w:rPr>
                              <w:t>H</w:t>
                            </w:r>
                          </w:p>
                        </w:tc>
                        <w:tc>
                          <w:tcPr>
                            <w:tcW w:w="1710" w:type="dxa"/>
                            <w:tcBorders>
                              <w:top w:val="nil"/>
                              <w:left w:val="nil"/>
                              <w:bottom w:val="nil"/>
                              <w:right w:val="nil"/>
                            </w:tcBorders>
                          </w:tcPr>
                          <w:p w14:paraId="5F3736AC" w14:textId="77777777" w:rsidR="00AC51F8" w:rsidRDefault="00AC51F8">
                            <w:pPr>
                              <w:rPr>
                                <w:sz w:val="16"/>
                                <w:szCs w:val="16"/>
                              </w:rPr>
                            </w:pPr>
                            <w:r>
                              <w:rPr>
                                <w:sz w:val="16"/>
                                <w:szCs w:val="16"/>
                              </w:rPr>
                              <w:t>magnetic field strength</w:t>
                            </w:r>
                          </w:p>
                        </w:tc>
                        <w:tc>
                          <w:tcPr>
                            <w:tcW w:w="2610" w:type="dxa"/>
                            <w:tcBorders>
                              <w:top w:val="nil"/>
                              <w:left w:val="nil"/>
                              <w:bottom w:val="nil"/>
                              <w:right w:val="nil"/>
                            </w:tcBorders>
                          </w:tcPr>
                          <w:p w14:paraId="64395E62" w14:textId="77777777" w:rsidR="00AC51F8" w:rsidRDefault="00AC51F8">
                            <w:pPr>
                              <w:rPr>
                                <w:sz w:val="16"/>
                                <w:szCs w:val="16"/>
                              </w:rPr>
                            </w:pPr>
                            <w:r>
                              <w:rPr>
                                <w:sz w:val="16"/>
                                <w:szCs w:val="16"/>
                              </w:rPr>
                              <w:t xml:space="preserve">1 </w:t>
                            </w:r>
                            <w:proofErr w:type="spellStart"/>
                            <w:r>
                              <w:rPr>
                                <w:sz w:val="16"/>
                                <w:szCs w:val="16"/>
                              </w:rPr>
                              <w:t>Oe</w:t>
                            </w:r>
                            <w:proofErr w:type="spellEnd"/>
                            <w:r>
                              <w:rPr>
                                <w:sz w:val="16"/>
                                <w:szCs w:val="16"/>
                              </w:rPr>
                              <w:t xml:space="preserve">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AC51F8" w:rsidRPr="004C3053" w14:paraId="7954DF7F" w14:textId="77777777">
                        <w:tc>
                          <w:tcPr>
                            <w:tcW w:w="720" w:type="dxa"/>
                            <w:tcBorders>
                              <w:top w:val="nil"/>
                              <w:left w:val="nil"/>
                              <w:bottom w:val="nil"/>
                              <w:right w:val="nil"/>
                            </w:tcBorders>
                          </w:tcPr>
                          <w:p w14:paraId="38A5EB0F" w14:textId="77777777" w:rsidR="00AC51F8" w:rsidRDefault="00AC51F8">
                            <w:pPr>
                              <w:rPr>
                                <w:i/>
                                <w:iCs/>
                                <w:sz w:val="16"/>
                                <w:szCs w:val="16"/>
                              </w:rPr>
                            </w:pPr>
                            <w:r>
                              <w:rPr>
                                <w:i/>
                                <w:iCs/>
                                <w:sz w:val="16"/>
                                <w:szCs w:val="16"/>
                              </w:rPr>
                              <w:t>m</w:t>
                            </w:r>
                          </w:p>
                        </w:tc>
                        <w:tc>
                          <w:tcPr>
                            <w:tcW w:w="1710" w:type="dxa"/>
                            <w:tcBorders>
                              <w:top w:val="nil"/>
                              <w:left w:val="nil"/>
                              <w:bottom w:val="nil"/>
                              <w:right w:val="nil"/>
                            </w:tcBorders>
                          </w:tcPr>
                          <w:p w14:paraId="50377045" w14:textId="77777777" w:rsidR="00AC51F8" w:rsidRDefault="00AC51F8">
                            <w:pPr>
                              <w:rPr>
                                <w:sz w:val="16"/>
                                <w:szCs w:val="16"/>
                                <w:vertAlign w:val="superscript"/>
                              </w:rPr>
                            </w:pPr>
                            <w:r>
                              <w:rPr>
                                <w:sz w:val="16"/>
                                <w:szCs w:val="16"/>
                              </w:rPr>
                              <w:t>magnetic moment</w:t>
                            </w:r>
                          </w:p>
                        </w:tc>
                        <w:tc>
                          <w:tcPr>
                            <w:tcW w:w="2610" w:type="dxa"/>
                            <w:tcBorders>
                              <w:top w:val="nil"/>
                              <w:left w:val="nil"/>
                              <w:bottom w:val="nil"/>
                              <w:right w:val="nil"/>
                            </w:tcBorders>
                          </w:tcPr>
                          <w:p w14:paraId="79DAEE64" w14:textId="77777777" w:rsidR="00AC51F8" w:rsidRPr="00706004" w:rsidRDefault="00AC51F8">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5EF85EAC" w14:textId="77777777" w:rsidR="00AC51F8" w:rsidRPr="00706004" w:rsidRDefault="00AC51F8">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A·m</w:t>
                            </w:r>
                            <w:r w:rsidRPr="00706004">
                              <w:rPr>
                                <w:sz w:val="16"/>
                                <w:szCs w:val="16"/>
                                <w:vertAlign w:val="superscript"/>
                                <w:lang w:val="pt-BR"/>
                              </w:rPr>
                              <w:t>2</w:t>
                            </w:r>
                            <w:r w:rsidRPr="00706004">
                              <w:rPr>
                                <w:sz w:val="16"/>
                                <w:szCs w:val="16"/>
                                <w:lang w:val="pt-BR"/>
                              </w:rPr>
                              <w:t xml:space="preserve"> = 10</w:t>
                            </w:r>
                            <w:r>
                              <w:rPr>
                                <w:sz w:val="16"/>
                                <w:szCs w:val="16"/>
                                <w:vertAlign w:val="superscript"/>
                              </w:rPr>
                              <w:sym w:font="Symbol" w:char="F02D"/>
                            </w:r>
                            <w:r w:rsidRPr="00706004">
                              <w:rPr>
                                <w:sz w:val="16"/>
                                <w:szCs w:val="16"/>
                                <w:vertAlign w:val="superscript"/>
                                <w:lang w:val="pt-BR"/>
                              </w:rPr>
                              <w:t>3</w:t>
                            </w:r>
                            <w:r w:rsidRPr="00706004">
                              <w:rPr>
                                <w:sz w:val="16"/>
                                <w:szCs w:val="16"/>
                                <w:lang w:val="pt-BR"/>
                              </w:rPr>
                              <w:t xml:space="preserve"> J/T</w:t>
                            </w:r>
                          </w:p>
                        </w:tc>
                      </w:tr>
                      <w:tr w:rsidR="00AC51F8" w:rsidRPr="004C3053" w14:paraId="5EB70BD1" w14:textId="77777777">
                        <w:tc>
                          <w:tcPr>
                            <w:tcW w:w="720" w:type="dxa"/>
                            <w:tcBorders>
                              <w:top w:val="nil"/>
                              <w:left w:val="nil"/>
                              <w:bottom w:val="nil"/>
                              <w:right w:val="nil"/>
                            </w:tcBorders>
                          </w:tcPr>
                          <w:p w14:paraId="480F045F" w14:textId="77777777" w:rsidR="00AC51F8" w:rsidRDefault="00AC51F8">
                            <w:pPr>
                              <w:rPr>
                                <w:i/>
                                <w:iCs/>
                                <w:sz w:val="16"/>
                                <w:szCs w:val="16"/>
                              </w:rPr>
                            </w:pPr>
                            <w:r>
                              <w:rPr>
                                <w:i/>
                                <w:iCs/>
                                <w:sz w:val="16"/>
                                <w:szCs w:val="16"/>
                              </w:rPr>
                              <w:t>M</w:t>
                            </w:r>
                          </w:p>
                        </w:tc>
                        <w:tc>
                          <w:tcPr>
                            <w:tcW w:w="1710" w:type="dxa"/>
                            <w:tcBorders>
                              <w:top w:val="nil"/>
                              <w:left w:val="nil"/>
                              <w:bottom w:val="nil"/>
                              <w:right w:val="nil"/>
                            </w:tcBorders>
                          </w:tcPr>
                          <w:p w14:paraId="03278675" w14:textId="77777777" w:rsidR="00AC51F8" w:rsidRDefault="00AC51F8">
                            <w:pPr>
                              <w:rPr>
                                <w:sz w:val="16"/>
                                <w:szCs w:val="16"/>
                              </w:rPr>
                            </w:pPr>
                            <w:r>
                              <w:rPr>
                                <w:sz w:val="16"/>
                                <w:szCs w:val="16"/>
                              </w:rPr>
                              <w:t>magnetization</w:t>
                            </w:r>
                          </w:p>
                        </w:tc>
                        <w:tc>
                          <w:tcPr>
                            <w:tcW w:w="2610" w:type="dxa"/>
                            <w:tcBorders>
                              <w:top w:val="nil"/>
                              <w:left w:val="nil"/>
                              <w:bottom w:val="nil"/>
                              <w:right w:val="nil"/>
                            </w:tcBorders>
                          </w:tcPr>
                          <w:p w14:paraId="1E5DF718" w14:textId="77777777" w:rsidR="00AC51F8" w:rsidRPr="00706004" w:rsidRDefault="00AC51F8">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15DD1D3B" w14:textId="77777777" w:rsidR="00AC51F8" w:rsidRPr="00706004" w:rsidRDefault="00AC51F8">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10</w:t>
                            </w:r>
                            <w:r w:rsidRPr="00706004">
                              <w:rPr>
                                <w:sz w:val="16"/>
                                <w:szCs w:val="16"/>
                                <w:vertAlign w:val="superscript"/>
                                <w:lang w:val="pt-BR"/>
                              </w:rPr>
                              <w:t>3</w:t>
                            </w:r>
                            <w:r w:rsidRPr="00706004">
                              <w:rPr>
                                <w:sz w:val="16"/>
                                <w:szCs w:val="16"/>
                                <w:lang w:val="pt-BR"/>
                              </w:rPr>
                              <w:t xml:space="preserve"> A/m</w:t>
                            </w:r>
                          </w:p>
                        </w:tc>
                      </w:tr>
                      <w:tr w:rsidR="00AC51F8" w14:paraId="1A937312" w14:textId="77777777">
                        <w:tc>
                          <w:tcPr>
                            <w:tcW w:w="720" w:type="dxa"/>
                            <w:tcBorders>
                              <w:top w:val="nil"/>
                              <w:left w:val="nil"/>
                              <w:bottom w:val="nil"/>
                              <w:right w:val="nil"/>
                            </w:tcBorders>
                          </w:tcPr>
                          <w:p w14:paraId="2F4D3149" w14:textId="77777777" w:rsidR="00AC51F8" w:rsidRDefault="00AC51F8">
                            <w:pPr>
                              <w:rPr>
                                <w:i/>
                                <w:iCs/>
                                <w:sz w:val="16"/>
                                <w:szCs w:val="16"/>
                              </w:rPr>
                            </w:pPr>
                            <w:r>
                              <w:rPr>
                                <w:sz w:val="16"/>
                                <w:szCs w:val="16"/>
                              </w:rPr>
                              <w:t>4</w:t>
                            </w:r>
                            <w:r>
                              <w:rPr>
                                <w:sz w:val="16"/>
                                <w:szCs w:val="16"/>
                              </w:rPr>
                              <w:sym w:font="Symbol" w:char="F070"/>
                            </w:r>
                            <w:r>
                              <w:rPr>
                                <w:i/>
                                <w:iCs/>
                                <w:sz w:val="16"/>
                                <w:szCs w:val="16"/>
                              </w:rPr>
                              <w:t>M</w:t>
                            </w:r>
                          </w:p>
                        </w:tc>
                        <w:tc>
                          <w:tcPr>
                            <w:tcW w:w="1710" w:type="dxa"/>
                            <w:tcBorders>
                              <w:top w:val="nil"/>
                              <w:left w:val="nil"/>
                              <w:bottom w:val="nil"/>
                              <w:right w:val="nil"/>
                            </w:tcBorders>
                          </w:tcPr>
                          <w:p w14:paraId="3F6887A0" w14:textId="77777777" w:rsidR="00AC51F8" w:rsidRDefault="00AC51F8">
                            <w:pPr>
                              <w:rPr>
                                <w:sz w:val="16"/>
                                <w:szCs w:val="16"/>
                              </w:rPr>
                            </w:pPr>
                            <w:r>
                              <w:rPr>
                                <w:sz w:val="16"/>
                                <w:szCs w:val="16"/>
                              </w:rPr>
                              <w:t>magnetization</w:t>
                            </w:r>
                          </w:p>
                        </w:tc>
                        <w:tc>
                          <w:tcPr>
                            <w:tcW w:w="2610" w:type="dxa"/>
                            <w:tcBorders>
                              <w:top w:val="nil"/>
                              <w:left w:val="nil"/>
                              <w:bottom w:val="nil"/>
                              <w:right w:val="nil"/>
                            </w:tcBorders>
                          </w:tcPr>
                          <w:p w14:paraId="2827D141" w14:textId="77777777" w:rsidR="00AC51F8" w:rsidRDefault="00AC51F8">
                            <w:pPr>
                              <w:rPr>
                                <w:sz w:val="16"/>
                                <w:szCs w:val="16"/>
                              </w:rPr>
                            </w:pPr>
                            <w:r>
                              <w:rPr>
                                <w:sz w:val="16"/>
                                <w:szCs w:val="16"/>
                              </w:rPr>
                              <w:t xml:space="preserve">1 G </w:t>
                            </w:r>
                            <w:r>
                              <w:rPr>
                                <w:sz w:val="16"/>
                                <w:szCs w:val="16"/>
                              </w:rPr>
                              <w:sym w:font="Symbol" w:char="F0AE"/>
                            </w:r>
                            <w:r>
                              <w:rPr>
                                <w:sz w:val="16"/>
                                <w:szCs w:val="16"/>
                              </w:rPr>
                              <w:t xml:space="preserve"> 10</w:t>
                            </w:r>
                            <w:r>
                              <w:rPr>
                                <w:sz w:val="16"/>
                                <w:szCs w:val="16"/>
                                <w:vertAlign w:val="superscript"/>
                              </w:rPr>
                              <w:t>3</w:t>
                            </w:r>
                            <w:r>
                              <w:rPr>
                                <w:sz w:val="16"/>
                                <w:szCs w:val="16"/>
                              </w:rPr>
                              <w:t>/(4</w:t>
                            </w:r>
                            <w:r>
                              <w:rPr>
                                <w:sz w:val="16"/>
                                <w:szCs w:val="16"/>
                              </w:rPr>
                              <w:sym w:font="Symbol" w:char="F070"/>
                            </w:r>
                            <w:r>
                              <w:rPr>
                                <w:sz w:val="16"/>
                                <w:szCs w:val="16"/>
                              </w:rPr>
                              <w:t>) A/m</w:t>
                            </w:r>
                          </w:p>
                        </w:tc>
                      </w:tr>
                      <w:tr w:rsidR="00AC51F8" w14:paraId="53CAEFCB" w14:textId="77777777">
                        <w:tc>
                          <w:tcPr>
                            <w:tcW w:w="720" w:type="dxa"/>
                            <w:tcBorders>
                              <w:top w:val="nil"/>
                              <w:left w:val="nil"/>
                              <w:bottom w:val="nil"/>
                              <w:right w:val="nil"/>
                            </w:tcBorders>
                          </w:tcPr>
                          <w:p w14:paraId="25B245D1" w14:textId="77777777" w:rsidR="00AC51F8" w:rsidRDefault="00AC51F8">
                            <w:pPr>
                              <w:rPr>
                                <w:sz w:val="16"/>
                                <w:szCs w:val="16"/>
                              </w:rPr>
                            </w:pPr>
                            <w:r>
                              <w:rPr>
                                <w:sz w:val="16"/>
                                <w:szCs w:val="16"/>
                              </w:rPr>
                              <w:sym w:font="Symbol" w:char="F073"/>
                            </w:r>
                          </w:p>
                        </w:tc>
                        <w:tc>
                          <w:tcPr>
                            <w:tcW w:w="1710" w:type="dxa"/>
                            <w:tcBorders>
                              <w:top w:val="nil"/>
                              <w:left w:val="nil"/>
                              <w:bottom w:val="nil"/>
                              <w:right w:val="nil"/>
                            </w:tcBorders>
                          </w:tcPr>
                          <w:p w14:paraId="432D3951" w14:textId="77777777" w:rsidR="00AC51F8" w:rsidRDefault="00AC51F8">
                            <w:pPr>
                              <w:rPr>
                                <w:sz w:val="16"/>
                                <w:szCs w:val="16"/>
                              </w:rPr>
                            </w:pPr>
                            <w:r>
                              <w:rPr>
                                <w:sz w:val="16"/>
                                <w:szCs w:val="16"/>
                              </w:rPr>
                              <w:t>specific magnetization</w:t>
                            </w:r>
                          </w:p>
                        </w:tc>
                        <w:tc>
                          <w:tcPr>
                            <w:tcW w:w="2610" w:type="dxa"/>
                            <w:tcBorders>
                              <w:top w:val="nil"/>
                              <w:left w:val="nil"/>
                              <w:bottom w:val="nil"/>
                              <w:right w:val="nil"/>
                            </w:tcBorders>
                          </w:tcPr>
                          <w:p w14:paraId="38FCC2D3" w14:textId="77777777" w:rsidR="00AC51F8" w:rsidRDefault="00AC51F8">
                            <w:pPr>
                              <w:rPr>
                                <w:sz w:val="16"/>
                                <w:szCs w:val="16"/>
                              </w:rPr>
                            </w:pPr>
                            <w:r>
                              <w:rPr>
                                <w:sz w:val="16"/>
                                <w:szCs w:val="16"/>
                              </w:rPr>
                              <w:t>1 erg/(</w:t>
                            </w:r>
                            <w:proofErr w:type="spellStart"/>
                            <w:r>
                              <w:rPr>
                                <w:sz w:val="16"/>
                                <w:szCs w:val="16"/>
                              </w:rPr>
                              <w:t>G·g</w:t>
                            </w:r>
                            <w:proofErr w:type="spellEnd"/>
                            <w:r>
                              <w:rPr>
                                <w:sz w:val="16"/>
                                <w:szCs w:val="16"/>
                              </w:rPr>
                              <w:t xml:space="preserve">) = 1 emu/g </w:t>
                            </w:r>
                            <w:r>
                              <w:rPr>
                                <w:sz w:val="16"/>
                                <w:szCs w:val="16"/>
                              </w:rPr>
                              <w:sym w:font="Symbol" w:char="F0AE"/>
                            </w:r>
                            <w:r>
                              <w:rPr>
                                <w:sz w:val="16"/>
                                <w:szCs w:val="16"/>
                              </w:rPr>
                              <w:t xml:space="preserve"> 1 A·m</w:t>
                            </w:r>
                            <w:r>
                              <w:rPr>
                                <w:sz w:val="16"/>
                                <w:szCs w:val="16"/>
                                <w:vertAlign w:val="superscript"/>
                              </w:rPr>
                              <w:t>2</w:t>
                            </w:r>
                            <w:r>
                              <w:rPr>
                                <w:sz w:val="16"/>
                                <w:szCs w:val="16"/>
                              </w:rPr>
                              <w:t>/kg</w:t>
                            </w:r>
                          </w:p>
                        </w:tc>
                      </w:tr>
                      <w:tr w:rsidR="00AC51F8" w:rsidRPr="004C3053" w14:paraId="543610FD" w14:textId="77777777">
                        <w:tc>
                          <w:tcPr>
                            <w:tcW w:w="720" w:type="dxa"/>
                            <w:tcBorders>
                              <w:top w:val="nil"/>
                              <w:left w:val="nil"/>
                              <w:bottom w:val="nil"/>
                              <w:right w:val="nil"/>
                            </w:tcBorders>
                          </w:tcPr>
                          <w:p w14:paraId="2B5E221A" w14:textId="77777777" w:rsidR="00AC51F8" w:rsidRDefault="00AC51F8">
                            <w:pPr>
                              <w:rPr>
                                <w:i/>
                                <w:iCs/>
                                <w:sz w:val="16"/>
                                <w:szCs w:val="16"/>
                              </w:rPr>
                            </w:pPr>
                            <w:r>
                              <w:rPr>
                                <w:i/>
                                <w:iCs/>
                                <w:sz w:val="16"/>
                                <w:szCs w:val="16"/>
                              </w:rPr>
                              <w:t>j</w:t>
                            </w:r>
                          </w:p>
                        </w:tc>
                        <w:tc>
                          <w:tcPr>
                            <w:tcW w:w="1710" w:type="dxa"/>
                            <w:tcBorders>
                              <w:top w:val="nil"/>
                              <w:left w:val="nil"/>
                              <w:bottom w:val="nil"/>
                              <w:right w:val="nil"/>
                            </w:tcBorders>
                          </w:tcPr>
                          <w:p w14:paraId="554F13BD" w14:textId="77777777" w:rsidR="00AC51F8" w:rsidRDefault="00AC51F8">
                            <w:pPr>
                              <w:rPr>
                                <w:sz w:val="16"/>
                                <w:szCs w:val="16"/>
                              </w:rPr>
                            </w:pPr>
                            <w:r>
                              <w:rPr>
                                <w:sz w:val="16"/>
                                <w:szCs w:val="16"/>
                              </w:rPr>
                              <w:t xml:space="preserve">magnetic dipole </w:t>
                            </w:r>
                          </w:p>
                          <w:p w14:paraId="55B520C3" w14:textId="77777777" w:rsidR="00AC51F8" w:rsidRDefault="00AC51F8">
                            <w:pPr>
                              <w:rPr>
                                <w:sz w:val="16"/>
                                <w:szCs w:val="16"/>
                              </w:rPr>
                            </w:pPr>
                            <w:r>
                              <w:rPr>
                                <w:sz w:val="16"/>
                                <w:szCs w:val="16"/>
                              </w:rPr>
                              <w:t xml:space="preserve">  moment</w:t>
                            </w:r>
                          </w:p>
                        </w:tc>
                        <w:tc>
                          <w:tcPr>
                            <w:tcW w:w="2610" w:type="dxa"/>
                            <w:tcBorders>
                              <w:top w:val="nil"/>
                              <w:left w:val="nil"/>
                              <w:bottom w:val="nil"/>
                              <w:right w:val="nil"/>
                            </w:tcBorders>
                          </w:tcPr>
                          <w:p w14:paraId="20B6B049" w14:textId="77777777" w:rsidR="00AC51F8" w:rsidRPr="00706004" w:rsidRDefault="00AC51F8">
                            <w:pPr>
                              <w:rPr>
                                <w:sz w:val="16"/>
                                <w:szCs w:val="16"/>
                                <w:lang w:val="pt-BR"/>
                              </w:rPr>
                            </w:pPr>
                            <w:r w:rsidRPr="00706004">
                              <w:rPr>
                                <w:sz w:val="16"/>
                                <w:szCs w:val="16"/>
                                <w:lang w:val="pt-BR"/>
                              </w:rPr>
                              <w:t xml:space="preserve">1 erg/G = 1 </w:t>
                            </w:r>
                            <w:proofErr w:type="spellStart"/>
                            <w:r w:rsidRPr="00706004">
                              <w:rPr>
                                <w:sz w:val="16"/>
                                <w:szCs w:val="16"/>
                                <w:lang w:val="pt-BR"/>
                              </w:rPr>
                              <w:t>emu</w:t>
                            </w:r>
                            <w:proofErr w:type="spellEnd"/>
                            <w:r w:rsidRPr="00706004">
                              <w:rPr>
                                <w:sz w:val="16"/>
                                <w:szCs w:val="16"/>
                                <w:lang w:val="pt-BR"/>
                              </w:rPr>
                              <w:t xml:space="preserve"> </w:t>
                            </w:r>
                          </w:p>
                          <w:p w14:paraId="1B959306" w14:textId="77777777" w:rsidR="00AC51F8" w:rsidRPr="00706004" w:rsidRDefault="00AC51F8">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10</w:t>
                            </w:r>
                            <w:r w:rsidRPr="00706004">
                              <w:rPr>
                                <w:sz w:val="16"/>
                                <w:szCs w:val="16"/>
                                <w:lang w:val="pt-BR"/>
                              </w:rPr>
                              <w:t xml:space="preserve"> </w:t>
                            </w:r>
                            <w:proofErr w:type="spellStart"/>
                            <w:r w:rsidRPr="00706004">
                              <w:rPr>
                                <w:sz w:val="16"/>
                                <w:szCs w:val="16"/>
                                <w:lang w:val="pt-BR"/>
                              </w:rPr>
                              <w:t>Wb·m</w:t>
                            </w:r>
                            <w:proofErr w:type="spellEnd"/>
                          </w:p>
                        </w:tc>
                      </w:tr>
                      <w:tr w:rsidR="00AC51F8" w:rsidRPr="004C3053" w14:paraId="3D1AF801" w14:textId="77777777">
                        <w:tc>
                          <w:tcPr>
                            <w:tcW w:w="720" w:type="dxa"/>
                            <w:tcBorders>
                              <w:top w:val="nil"/>
                              <w:left w:val="nil"/>
                              <w:bottom w:val="nil"/>
                              <w:right w:val="nil"/>
                            </w:tcBorders>
                          </w:tcPr>
                          <w:p w14:paraId="3936A283" w14:textId="77777777" w:rsidR="00AC51F8" w:rsidRDefault="00AC51F8">
                            <w:pPr>
                              <w:rPr>
                                <w:i/>
                                <w:iCs/>
                                <w:sz w:val="16"/>
                                <w:szCs w:val="16"/>
                              </w:rPr>
                            </w:pPr>
                            <w:r>
                              <w:rPr>
                                <w:i/>
                                <w:iCs/>
                                <w:sz w:val="16"/>
                                <w:szCs w:val="16"/>
                              </w:rPr>
                              <w:t>J</w:t>
                            </w:r>
                          </w:p>
                        </w:tc>
                        <w:tc>
                          <w:tcPr>
                            <w:tcW w:w="1710" w:type="dxa"/>
                            <w:tcBorders>
                              <w:top w:val="nil"/>
                              <w:left w:val="nil"/>
                              <w:bottom w:val="nil"/>
                              <w:right w:val="nil"/>
                            </w:tcBorders>
                          </w:tcPr>
                          <w:p w14:paraId="000544F3" w14:textId="77777777" w:rsidR="00AC51F8" w:rsidRDefault="00AC51F8">
                            <w:pPr>
                              <w:rPr>
                                <w:sz w:val="16"/>
                                <w:szCs w:val="16"/>
                              </w:rPr>
                            </w:pPr>
                            <w:r>
                              <w:rPr>
                                <w:sz w:val="16"/>
                                <w:szCs w:val="16"/>
                              </w:rPr>
                              <w:t>magnetic polarization</w:t>
                            </w:r>
                          </w:p>
                        </w:tc>
                        <w:tc>
                          <w:tcPr>
                            <w:tcW w:w="2610" w:type="dxa"/>
                            <w:tcBorders>
                              <w:top w:val="nil"/>
                              <w:left w:val="nil"/>
                              <w:bottom w:val="nil"/>
                              <w:right w:val="nil"/>
                            </w:tcBorders>
                          </w:tcPr>
                          <w:p w14:paraId="6532CB15" w14:textId="77777777" w:rsidR="00AC51F8" w:rsidRPr="00706004" w:rsidRDefault="00AC51F8">
                            <w:pPr>
                              <w:rPr>
                                <w:sz w:val="16"/>
                                <w:szCs w:val="16"/>
                                <w:lang w:val="pt-BR"/>
                              </w:rPr>
                            </w:pPr>
                            <w:r w:rsidRPr="00706004">
                              <w:rPr>
                                <w:sz w:val="16"/>
                                <w:szCs w:val="16"/>
                                <w:lang w:val="pt-BR"/>
                              </w:rPr>
                              <w:t>1 erg/(G·cm</w:t>
                            </w:r>
                            <w:r w:rsidRPr="00706004">
                              <w:rPr>
                                <w:sz w:val="16"/>
                                <w:szCs w:val="16"/>
                                <w:vertAlign w:val="superscript"/>
                                <w:lang w:val="pt-BR"/>
                              </w:rPr>
                              <w:t>3</w:t>
                            </w:r>
                            <w:r w:rsidRPr="00706004">
                              <w:rPr>
                                <w:sz w:val="16"/>
                                <w:szCs w:val="16"/>
                                <w:lang w:val="pt-BR"/>
                              </w:rPr>
                              <w:t xml:space="preserve">) = 1 </w:t>
                            </w:r>
                            <w:proofErr w:type="spellStart"/>
                            <w:r w:rsidRPr="00706004">
                              <w:rPr>
                                <w:sz w:val="16"/>
                                <w:szCs w:val="16"/>
                                <w:lang w:val="pt-BR"/>
                              </w:rPr>
                              <w:t>emu</w:t>
                            </w:r>
                            <w:proofErr w:type="spellEnd"/>
                            <w:r w:rsidRPr="00706004">
                              <w:rPr>
                                <w:sz w:val="16"/>
                                <w:szCs w:val="16"/>
                                <w:lang w:val="pt-BR"/>
                              </w:rPr>
                              <w:t>/cm</w:t>
                            </w:r>
                            <w:r w:rsidRPr="00706004">
                              <w:rPr>
                                <w:sz w:val="16"/>
                                <w:szCs w:val="16"/>
                                <w:vertAlign w:val="superscript"/>
                                <w:lang w:val="pt-BR"/>
                              </w:rPr>
                              <w:t>3</w:t>
                            </w:r>
                          </w:p>
                          <w:p w14:paraId="68A5D64B" w14:textId="77777777" w:rsidR="00AC51F8" w:rsidRPr="00706004" w:rsidRDefault="00AC51F8">
                            <w:pPr>
                              <w:rPr>
                                <w:sz w:val="16"/>
                                <w:szCs w:val="16"/>
                                <w:lang w:val="pt-BR"/>
                              </w:rPr>
                            </w:pPr>
                            <w:r w:rsidRPr="00706004">
                              <w:rPr>
                                <w:sz w:val="16"/>
                                <w:szCs w:val="16"/>
                                <w:lang w:val="pt-BR"/>
                              </w:rPr>
                              <w:t xml:space="preserve">  </w:t>
                            </w:r>
                            <w:r>
                              <w:rPr>
                                <w:sz w:val="16"/>
                                <w:szCs w:val="16"/>
                              </w:rPr>
                              <w:sym w:font="Symbol" w:char="F0AE"/>
                            </w:r>
                            <w:r w:rsidRPr="00706004">
                              <w:rPr>
                                <w:sz w:val="16"/>
                                <w:szCs w:val="16"/>
                                <w:lang w:val="pt-BR"/>
                              </w:rPr>
                              <w:t xml:space="preserve"> 4</w:t>
                            </w:r>
                            <w:r>
                              <w:rPr>
                                <w:sz w:val="16"/>
                                <w:szCs w:val="16"/>
                              </w:rPr>
                              <w:sym w:font="Symbol" w:char="F070"/>
                            </w:r>
                            <w:r w:rsidRPr="00706004">
                              <w:rPr>
                                <w:sz w:val="16"/>
                                <w:szCs w:val="16"/>
                                <w:lang w:val="pt-BR"/>
                              </w:rPr>
                              <w:t xml:space="preserve"> </w:t>
                            </w:r>
                            <w:r>
                              <w:rPr>
                                <w:sz w:val="16"/>
                                <w:szCs w:val="16"/>
                              </w:rPr>
                              <w:sym w:font="Symbol" w:char="F0B4"/>
                            </w:r>
                            <w:r w:rsidRPr="00706004">
                              <w:rPr>
                                <w:sz w:val="16"/>
                                <w:szCs w:val="16"/>
                                <w:lang w:val="pt-BR"/>
                              </w:rPr>
                              <w:t xml:space="preserve"> 10</w:t>
                            </w:r>
                            <w:r>
                              <w:rPr>
                                <w:sz w:val="16"/>
                                <w:szCs w:val="16"/>
                                <w:vertAlign w:val="superscript"/>
                              </w:rPr>
                              <w:sym w:font="Symbol" w:char="F02D"/>
                            </w:r>
                            <w:r w:rsidRPr="00706004">
                              <w:rPr>
                                <w:sz w:val="16"/>
                                <w:szCs w:val="16"/>
                                <w:vertAlign w:val="superscript"/>
                                <w:lang w:val="pt-BR"/>
                              </w:rPr>
                              <w:t>4</w:t>
                            </w:r>
                            <w:r w:rsidRPr="00706004">
                              <w:rPr>
                                <w:sz w:val="16"/>
                                <w:szCs w:val="16"/>
                                <w:lang w:val="pt-BR"/>
                              </w:rPr>
                              <w:t xml:space="preserve"> T</w:t>
                            </w:r>
                          </w:p>
                        </w:tc>
                      </w:tr>
                      <w:tr w:rsidR="00AC51F8" w14:paraId="1D80299D" w14:textId="77777777">
                        <w:tc>
                          <w:tcPr>
                            <w:tcW w:w="720" w:type="dxa"/>
                            <w:tcBorders>
                              <w:top w:val="nil"/>
                              <w:left w:val="nil"/>
                              <w:bottom w:val="nil"/>
                              <w:right w:val="nil"/>
                            </w:tcBorders>
                          </w:tcPr>
                          <w:p w14:paraId="4EA90266" w14:textId="77777777" w:rsidR="00AC51F8" w:rsidRDefault="00AC51F8">
                            <w:pPr>
                              <w:rPr>
                                <w:sz w:val="16"/>
                                <w:szCs w:val="16"/>
                              </w:rPr>
                            </w:pPr>
                            <w:r>
                              <w:rPr>
                                <w:sz w:val="16"/>
                                <w:szCs w:val="16"/>
                              </w:rPr>
                              <w:sym w:font="Symbol" w:char="F063"/>
                            </w:r>
                            <w:r>
                              <w:rPr>
                                <w:i/>
                                <w:iCs/>
                                <w:sz w:val="16"/>
                                <w:szCs w:val="16"/>
                              </w:rPr>
                              <w:t>,</w:t>
                            </w:r>
                            <w:r>
                              <w:rPr>
                                <w:sz w:val="16"/>
                                <w:szCs w:val="16"/>
                              </w:rPr>
                              <w:t xml:space="preserve"> </w:t>
                            </w:r>
                            <w:r>
                              <w:rPr>
                                <w:sz w:val="16"/>
                                <w:szCs w:val="16"/>
                              </w:rPr>
                              <w:sym w:font="Symbol" w:char="F06B"/>
                            </w:r>
                          </w:p>
                        </w:tc>
                        <w:tc>
                          <w:tcPr>
                            <w:tcW w:w="1710" w:type="dxa"/>
                            <w:tcBorders>
                              <w:top w:val="nil"/>
                              <w:left w:val="nil"/>
                              <w:bottom w:val="nil"/>
                              <w:right w:val="nil"/>
                            </w:tcBorders>
                          </w:tcPr>
                          <w:p w14:paraId="44CDDA32" w14:textId="77777777" w:rsidR="00AC51F8" w:rsidRDefault="00AC51F8">
                            <w:pPr>
                              <w:rPr>
                                <w:sz w:val="16"/>
                                <w:szCs w:val="16"/>
                              </w:rPr>
                            </w:pPr>
                            <w:r>
                              <w:rPr>
                                <w:sz w:val="16"/>
                                <w:szCs w:val="16"/>
                              </w:rPr>
                              <w:t>susceptibility</w:t>
                            </w:r>
                          </w:p>
                        </w:tc>
                        <w:tc>
                          <w:tcPr>
                            <w:tcW w:w="2610" w:type="dxa"/>
                            <w:tcBorders>
                              <w:top w:val="nil"/>
                              <w:left w:val="nil"/>
                              <w:bottom w:val="nil"/>
                              <w:right w:val="nil"/>
                            </w:tcBorders>
                          </w:tcPr>
                          <w:p w14:paraId="28389385" w14:textId="77777777" w:rsidR="00AC51F8" w:rsidRDefault="00AC51F8">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p>
                        </w:tc>
                      </w:tr>
                      <w:tr w:rsidR="00AC51F8" w14:paraId="1775A50D" w14:textId="77777777">
                        <w:tc>
                          <w:tcPr>
                            <w:tcW w:w="720" w:type="dxa"/>
                            <w:tcBorders>
                              <w:top w:val="nil"/>
                              <w:left w:val="nil"/>
                              <w:bottom w:val="nil"/>
                              <w:right w:val="nil"/>
                            </w:tcBorders>
                          </w:tcPr>
                          <w:p w14:paraId="58C92CC6" w14:textId="77777777" w:rsidR="00AC51F8" w:rsidRDefault="00AC51F8">
                            <w:pPr>
                              <w:rPr>
                                <w:sz w:val="16"/>
                                <w:szCs w:val="16"/>
                                <w:vertAlign w:val="subscript"/>
                              </w:rPr>
                            </w:pPr>
                            <w:r>
                              <w:rPr>
                                <w:sz w:val="16"/>
                                <w:szCs w:val="16"/>
                              </w:rPr>
                              <w:sym w:font="Symbol" w:char="F063"/>
                            </w:r>
                            <w:r>
                              <w:rPr>
                                <w:sz w:val="16"/>
                                <w:szCs w:val="16"/>
                                <w:vertAlign w:val="subscript"/>
                              </w:rPr>
                              <w:sym w:font="Symbol" w:char="F072"/>
                            </w:r>
                          </w:p>
                        </w:tc>
                        <w:tc>
                          <w:tcPr>
                            <w:tcW w:w="1710" w:type="dxa"/>
                            <w:tcBorders>
                              <w:top w:val="nil"/>
                              <w:left w:val="nil"/>
                              <w:bottom w:val="nil"/>
                              <w:right w:val="nil"/>
                            </w:tcBorders>
                          </w:tcPr>
                          <w:p w14:paraId="38C77F5F" w14:textId="77777777" w:rsidR="00AC51F8" w:rsidRDefault="00AC51F8">
                            <w:pPr>
                              <w:rPr>
                                <w:sz w:val="16"/>
                                <w:szCs w:val="16"/>
                              </w:rPr>
                            </w:pPr>
                            <w:r>
                              <w:rPr>
                                <w:sz w:val="16"/>
                                <w:szCs w:val="16"/>
                              </w:rPr>
                              <w:t>mass susceptibility</w:t>
                            </w:r>
                          </w:p>
                        </w:tc>
                        <w:tc>
                          <w:tcPr>
                            <w:tcW w:w="2610" w:type="dxa"/>
                            <w:tcBorders>
                              <w:top w:val="nil"/>
                              <w:left w:val="nil"/>
                              <w:bottom w:val="nil"/>
                              <w:right w:val="nil"/>
                            </w:tcBorders>
                          </w:tcPr>
                          <w:p w14:paraId="586E3860" w14:textId="77777777" w:rsidR="00AC51F8" w:rsidRDefault="00AC51F8">
                            <w:pPr>
                              <w:rPr>
                                <w:sz w:val="16"/>
                                <w:szCs w:val="16"/>
                              </w:rPr>
                            </w:pPr>
                            <w:r>
                              <w:rPr>
                                <w:sz w:val="16"/>
                                <w:szCs w:val="16"/>
                              </w:rPr>
                              <w:t>1 cm</w:t>
                            </w:r>
                            <w:r>
                              <w:rPr>
                                <w:sz w:val="16"/>
                                <w:szCs w:val="16"/>
                                <w:vertAlign w:val="superscript"/>
                              </w:rPr>
                              <w:t>3</w:t>
                            </w:r>
                            <w:r>
                              <w:rPr>
                                <w:sz w:val="16"/>
                                <w:szCs w:val="16"/>
                              </w:rPr>
                              <w:t xml:space="preserve">/g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3</w:t>
                            </w:r>
                            <w:r>
                              <w:rPr>
                                <w:sz w:val="16"/>
                                <w:szCs w:val="16"/>
                              </w:rPr>
                              <w:t xml:space="preserve"> m</w:t>
                            </w:r>
                            <w:r>
                              <w:rPr>
                                <w:sz w:val="16"/>
                                <w:szCs w:val="16"/>
                                <w:vertAlign w:val="superscript"/>
                              </w:rPr>
                              <w:t>3</w:t>
                            </w:r>
                            <w:r>
                              <w:rPr>
                                <w:sz w:val="16"/>
                                <w:szCs w:val="16"/>
                              </w:rPr>
                              <w:t>/kg</w:t>
                            </w:r>
                          </w:p>
                        </w:tc>
                      </w:tr>
                      <w:tr w:rsidR="00AC51F8" w14:paraId="20E9BFC5" w14:textId="77777777">
                        <w:tc>
                          <w:tcPr>
                            <w:tcW w:w="720" w:type="dxa"/>
                            <w:tcBorders>
                              <w:top w:val="nil"/>
                              <w:left w:val="nil"/>
                              <w:bottom w:val="nil"/>
                              <w:right w:val="nil"/>
                            </w:tcBorders>
                          </w:tcPr>
                          <w:p w14:paraId="1749A5F6" w14:textId="77777777" w:rsidR="00AC51F8" w:rsidRDefault="00AC51F8">
                            <w:pPr>
                              <w:rPr>
                                <w:sz w:val="16"/>
                                <w:szCs w:val="16"/>
                              </w:rPr>
                            </w:pPr>
                            <w:r>
                              <w:rPr>
                                <w:sz w:val="16"/>
                                <w:szCs w:val="16"/>
                              </w:rPr>
                              <w:sym w:font="Symbol" w:char="F06D"/>
                            </w:r>
                          </w:p>
                        </w:tc>
                        <w:tc>
                          <w:tcPr>
                            <w:tcW w:w="1710" w:type="dxa"/>
                            <w:tcBorders>
                              <w:top w:val="nil"/>
                              <w:left w:val="nil"/>
                              <w:bottom w:val="nil"/>
                              <w:right w:val="nil"/>
                            </w:tcBorders>
                          </w:tcPr>
                          <w:p w14:paraId="7F7097B8" w14:textId="77777777" w:rsidR="00AC51F8" w:rsidRDefault="00AC51F8">
                            <w:pPr>
                              <w:rPr>
                                <w:sz w:val="16"/>
                                <w:szCs w:val="16"/>
                              </w:rPr>
                            </w:pPr>
                            <w:r>
                              <w:rPr>
                                <w:sz w:val="16"/>
                                <w:szCs w:val="16"/>
                              </w:rPr>
                              <w:t>permeability</w:t>
                            </w:r>
                          </w:p>
                        </w:tc>
                        <w:tc>
                          <w:tcPr>
                            <w:tcW w:w="2610" w:type="dxa"/>
                            <w:tcBorders>
                              <w:top w:val="nil"/>
                              <w:left w:val="nil"/>
                              <w:bottom w:val="nil"/>
                              <w:right w:val="nil"/>
                            </w:tcBorders>
                          </w:tcPr>
                          <w:p w14:paraId="1D796761" w14:textId="77777777" w:rsidR="00AC51F8" w:rsidRDefault="00AC51F8">
                            <w:pPr>
                              <w:rPr>
                                <w:sz w:val="16"/>
                                <w:szCs w:val="16"/>
                              </w:rPr>
                            </w:pPr>
                            <w:r>
                              <w:rPr>
                                <w:sz w:val="16"/>
                                <w:szCs w:val="16"/>
                              </w:rPr>
                              <w:t xml:space="preserve">1 </w:t>
                            </w:r>
                            <w:r>
                              <w:rPr>
                                <w:sz w:val="16"/>
                                <w:szCs w:val="16"/>
                              </w:rPr>
                              <w:sym w:font="Symbol" w:char="F0AE"/>
                            </w:r>
                            <w:r>
                              <w:rPr>
                                <w:sz w:val="16"/>
                                <w:szCs w:val="16"/>
                              </w:rPr>
                              <w:t xml:space="preserve">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H/m </w:t>
                            </w:r>
                          </w:p>
                          <w:p w14:paraId="557FBFB1" w14:textId="77777777" w:rsidR="00AC51F8" w:rsidRDefault="00AC51F8">
                            <w:pPr>
                              <w:rPr>
                                <w:sz w:val="16"/>
                                <w:szCs w:val="16"/>
                              </w:rPr>
                            </w:pPr>
                            <w:r>
                              <w:rPr>
                                <w:sz w:val="16"/>
                                <w:szCs w:val="16"/>
                              </w:rPr>
                              <w:t xml:space="preserve">  = 4</w:t>
                            </w:r>
                            <w:r>
                              <w:rPr>
                                <w:sz w:val="16"/>
                                <w:szCs w:val="16"/>
                              </w:rPr>
                              <w:sym w:font="Symbol" w:char="F070"/>
                            </w:r>
                            <w:r>
                              <w:rPr>
                                <w:sz w:val="16"/>
                                <w:szCs w:val="16"/>
                              </w:rPr>
                              <w:t xml:space="preserve"> </w:t>
                            </w:r>
                            <w:r>
                              <w:rPr>
                                <w:sz w:val="16"/>
                                <w:szCs w:val="16"/>
                              </w:rPr>
                              <w:sym w:font="Symbol" w:char="F0B4"/>
                            </w:r>
                            <w:r>
                              <w:rPr>
                                <w:sz w:val="16"/>
                                <w:szCs w:val="16"/>
                              </w:rPr>
                              <w:t xml:space="preserve"> 10</w:t>
                            </w:r>
                            <w:r>
                              <w:rPr>
                                <w:sz w:val="16"/>
                                <w:szCs w:val="16"/>
                                <w:vertAlign w:val="superscript"/>
                              </w:rPr>
                              <w:sym w:font="Symbol" w:char="F02D"/>
                            </w:r>
                            <w:r>
                              <w:rPr>
                                <w:sz w:val="16"/>
                                <w:szCs w:val="16"/>
                                <w:vertAlign w:val="superscript"/>
                              </w:rPr>
                              <w:t>7</w:t>
                            </w:r>
                            <w:r>
                              <w:rPr>
                                <w:sz w:val="16"/>
                                <w:szCs w:val="16"/>
                              </w:rPr>
                              <w:t xml:space="preserve"> </w:t>
                            </w:r>
                            <w:proofErr w:type="spellStart"/>
                            <w:r>
                              <w:rPr>
                                <w:sz w:val="16"/>
                                <w:szCs w:val="16"/>
                              </w:rPr>
                              <w:t>Wb</w:t>
                            </w:r>
                            <w:proofErr w:type="spellEnd"/>
                            <w:r>
                              <w:rPr>
                                <w:sz w:val="16"/>
                                <w:szCs w:val="16"/>
                              </w:rPr>
                              <w:t>/(</w:t>
                            </w:r>
                            <w:proofErr w:type="spellStart"/>
                            <w:r>
                              <w:rPr>
                                <w:sz w:val="16"/>
                                <w:szCs w:val="16"/>
                              </w:rPr>
                              <w:t>A·m</w:t>
                            </w:r>
                            <w:proofErr w:type="spellEnd"/>
                            <w:r>
                              <w:rPr>
                                <w:sz w:val="16"/>
                                <w:szCs w:val="16"/>
                              </w:rPr>
                              <w:t>)</w:t>
                            </w:r>
                          </w:p>
                        </w:tc>
                      </w:tr>
                      <w:tr w:rsidR="00AC51F8" w14:paraId="38EA3F7C" w14:textId="77777777">
                        <w:tc>
                          <w:tcPr>
                            <w:tcW w:w="720" w:type="dxa"/>
                            <w:tcBorders>
                              <w:top w:val="nil"/>
                              <w:left w:val="nil"/>
                              <w:bottom w:val="nil"/>
                              <w:right w:val="nil"/>
                            </w:tcBorders>
                          </w:tcPr>
                          <w:p w14:paraId="426EB392" w14:textId="77777777" w:rsidR="00AC51F8" w:rsidRDefault="00AC51F8">
                            <w:pPr>
                              <w:rPr>
                                <w:sz w:val="16"/>
                                <w:szCs w:val="16"/>
                              </w:rPr>
                            </w:pPr>
                            <w:r>
                              <w:rPr>
                                <w:sz w:val="16"/>
                                <w:szCs w:val="16"/>
                              </w:rPr>
                              <w:sym w:font="Symbol" w:char="F06D"/>
                            </w:r>
                            <w:r>
                              <w:rPr>
                                <w:sz w:val="16"/>
                                <w:szCs w:val="16"/>
                                <w:vertAlign w:val="subscript"/>
                              </w:rPr>
                              <w:t>r</w:t>
                            </w:r>
                          </w:p>
                        </w:tc>
                        <w:tc>
                          <w:tcPr>
                            <w:tcW w:w="1710" w:type="dxa"/>
                            <w:tcBorders>
                              <w:top w:val="nil"/>
                              <w:left w:val="nil"/>
                              <w:bottom w:val="nil"/>
                              <w:right w:val="nil"/>
                            </w:tcBorders>
                          </w:tcPr>
                          <w:p w14:paraId="2BEBBB10" w14:textId="77777777" w:rsidR="00AC51F8" w:rsidRDefault="00AC51F8">
                            <w:pPr>
                              <w:rPr>
                                <w:sz w:val="16"/>
                                <w:szCs w:val="16"/>
                              </w:rPr>
                            </w:pPr>
                            <w:r>
                              <w:rPr>
                                <w:sz w:val="16"/>
                                <w:szCs w:val="16"/>
                              </w:rPr>
                              <w:t>relative permeability</w:t>
                            </w:r>
                          </w:p>
                        </w:tc>
                        <w:tc>
                          <w:tcPr>
                            <w:tcW w:w="2610" w:type="dxa"/>
                            <w:tcBorders>
                              <w:top w:val="nil"/>
                              <w:left w:val="nil"/>
                              <w:bottom w:val="nil"/>
                              <w:right w:val="nil"/>
                            </w:tcBorders>
                          </w:tcPr>
                          <w:p w14:paraId="0D74122F" w14:textId="77777777" w:rsidR="00AC51F8" w:rsidRDefault="00AC51F8">
                            <w:pPr>
                              <w:rPr>
                                <w:sz w:val="16"/>
                                <w:szCs w:val="16"/>
                              </w:rPr>
                            </w:pPr>
                            <w:r>
                              <w:rPr>
                                <w:sz w:val="16"/>
                                <w:szCs w:val="16"/>
                              </w:rPr>
                              <w:sym w:font="Symbol" w:char="F06D"/>
                            </w:r>
                            <w:r>
                              <w:rPr>
                                <w:sz w:val="16"/>
                                <w:szCs w:val="16"/>
                              </w:rPr>
                              <w:t xml:space="preserve"> </w:t>
                            </w:r>
                            <w:r>
                              <w:rPr>
                                <w:sz w:val="16"/>
                                <w:szCs w:val="16"/>
                              </w:rPr>
                              <w:sym w:font="Symbol" w:char="F0AE"/>
                            </w:r>
                            <w:r>
                              <w:rPr>
                                <w:sz w:val="16"/>
                                <w:szCs w:val="16"/>
                              </w:rPr>
                              <w:t xml:space="preserve"> </w:t>
                            </w:r>
                            <w:r>
                              <w:rPr>
                                <w:sz w:val="16"/>
                                <w:szCs w:val="16"/>
                              </w:rPr>
                              <w:sym w:font="Symbol" w:char="F06D"/>
                            </w:r>
                            <w:r>
                              <w:rPr>
                                <w:sz w:val="16"/>
                                <w:szCs w:val="16"/>
                                <w:vertAlign w:val="subscript"/>
                              </w:rPr>
                              <w:t>r</w:t>
                            </w:r>
                          </w:p>
                        </w:tc>
                      </w:tr>
                      <w:tr w:rsidR="00AC51F8" w14:paraId="48E4792A" w14:textId="77777777">
                        <w:tc>
                          <w:tcPr>
                            <w:tcW w:w="720" w:type="dxa"/>
                            <w:tcBorders>
                              <w:top w:val="nil"/>
                              <w:left w:val="nil"/>
                              <w:bottom w:val="nil"/>
                              <w:right w:val="nil"/>
                            </w:tcBorders>
                          </w:tcPr>
                          <w:p w14:paraId="0D924A8C" w14:textId="77777777" w:rsidR="00AC51F8" w:rsidRDefault="00AC51F8">
                            <w:pPr>
                              <w:rPr>
                                <w:i/>
                                <w:iCs/>
                                <w:sz w:val="16"/>
                                <w:szCs w:val="16"/>
                              </w:rPr>
                            </w:pPr>
                            <w:r>
                              <w:rPr>
                                <w:i/>
                                <w:iCs/>
                                <w:sz w:val="16"/>
                                <w:szCs w:val="16"/>
                              </w:rPr>
                              <w:t>w, W</w:t>
                            </w:r>
                          </w:p>
                        </w:tc>
                        <w:tc>
                          <w:tcPr>
                            <w:tcW w:w="1710" w:type="dxa"/>
                            <w:tcBorders>
                              <w:top w:val="nil"/>
                              <w:left w:val="nil"/>
                              <w:bottom w:val="nil"/>
                              <w:right w:val="nil"/>
                            </w:tcBorders>
                          </w:tcPr>
                          <w:p w14:paraId="40428FD0" w14:textId="77777777" w:rsidR="00AC51F8" w:rsidRDefault="00AC51F8">
                            <w:pPr>
                              <w:rPr>
                                <w:sz w:val="16"/>
                                <w:szCs w:val="16"/>
                              </w:rPr>
                            </w:pPr>
                            <w:r>
                              <w:rPr>
                                <w:sz w:val="16"/>
                                <w:szCs w:val="16"/>
                              </w:rPr>
                              <w:t>energy density</w:t>
                            </w:r>
                          </w:p>
                        </w:tc>
                        <w:tc>
                          <w:tcPr>
                            <w:tcW w:w="2610" w:type="dxa"/>
                            <w:tcBorders>
                              <w:top w:val="nil"/>
                              <w:left w:val="nil"/>
                              <w:bottom w:val="nil"/>
                              <w:right w:val="nil"/>
                            </w:tcBorders>
                          </w:tcPr>
                          <w:p w14:paraId="5493E5D2" w14:textId="77777777" w:rsidR="00AC51F8" w:rsidRDefault="00AC51F8">
                            <w:pPr>
                              <w:rPr>
                                <w:sz w:val="16"/>
                                <w:szCs w:val="16"/>
                                <w:vertAlign w:val="superscript"/>
                              </w:rPr>
                            </w:pPr>
                            <w:r>
                              <w:rPr>
                                <w:sz w:val="16"/>
                                <w:szCs w:val="16"/>
                              </w:rPr>
                              <w:t>1 erg/cm</w:t>
                            </w:r>
                            <w:r>
                              <w:rPr>
                                <w:sz w:val="16"/>
                                <w:szCs w:val="16"/>
                                <w:vertAlign w:val="superscript"/>
                              </w:rPr>
                              <w:t>3</w:t>
                            </w:r>
                            <w:r>
                              <w:rPr>
                                <w:sz w:val="16"/>
                                <w:szCs w:val="16"/>
                              </w:rPr>
                              <w:t xml:space="preserve"> </w:t>
                            </w:r>
                            <w:r>
                              <w:rPr>
                                <w:sz w:val="16"/>
                                <w:szCs w:val="16"/>
                              </w:rPr>
                              <w:sym w:font="Symbol" w:char="F0AE"/>
                            </w:r>
                            <w:r>
                              <w:rPr>
                                <w:sz w:val="16"/>
                                <w:szCs w:val="16"/>
                              </w:rPr>
                              <w:t xml:space="preserve"> 10</w:t>
                            </w:r>
                            <w:r>
                              <w:rPr>
                                <w:sz w:val="16"/>
                                <w:szCs w:val="16"/>
                                <w:vertAlign w:val="superscript"/>
                              </w:rPr>
                              <w:sym w:font="Symbol" w:char="F02D"/>
                            </w:r>
                            <w:r>
                              <w:rPr>
                                <w:sz w:val="16"/>
                                <w:szCs w:val="16"/>
                                <w:vertAlign w:val="superscript"/>
                              </w:rPr>
                              <w:t>1</w:t>
                            </w:r>
                            <w:r>
                              <w:rPr>
                                <w:sz w:val="16"/>
                                <w:szCs w:val="16"/>
                              </w:rPr>
                              <w:t xml:space="preserve"> J/m</w:t>
                            </w:r>
                            <w:r>
                              <w:rPr>
                                <w:sz w:val="16"/>
                                <w:szCs w:val="16"/>
                                <w:vertAlign w:val="superscript"/>
                              </w:rPr>
                              <w:t>3</w:t>
                            </w:r>
                          </w:p>
                        </w:tc>
                      </w:tr>
                      <w:tr w:rsidR="00AC51F8" w14:paraId="2EB5CD47" w14:textId="77777777">
                        <w:trPr>
                          <w:trHeight w:val="279"/>
                        </w:trPr>
                        <w:tc>
                          <w:tcPr>
                            <w:tcW w:w="720" w:type="dxa"/>
                            <w:tcBorders>
                              <w:top w:val="nil"/>
                              <w:left w:val="nil"/>
                              <w:bottom w:val="double" w:sz="6" w:space="0" w:color="auto"/>
                              <w:right w:val="nil"/>
                            </w:tcBorders>
                          </w:tcPr>
                          <w:p w14:paraId="00090BDD" w14:textId="77777777" w:rsidR="00AC51F8" w:rsidRDefault="00AC51F8">
                            <w:pPr>
                              <w:rPr>
                                <w:i/>
                                <w:iCs/>
                                <w:sz w:val="16"/>
                                <w:szCs w:val="16"/>
                              </w:rPr>
                            </w:pPr>
                            <w:r>
                              <w:rPr>
                                <w:i/>
                                <w:iCs/>
                                <w:sz w:val="16"/>
                                <w:szCs w:val="16"/>
                              </w:rPr>
                              <w:t>N, D</w:t>
                            </w:r>
                          </w:p>
                        </w:tc>
                        <w:tc>
                          <w:tcPr>
                            <w:tcW w:w="1710" w:type="dxa"/>
                            <w:tcBorders>
                              <w:top w:val="nil"/>
                              <w:left w:val="nil"/>
                              <w:bottom w:val="double" w:sz="6" w:space="0" w:color="auto"/>
                              <w:right w:val="nil"/>
                            </w:tcBorders>
                          </w:tcPr>
                          <w:p w14:paraId="7618DB53" w14:textId="77777777" w:rsidR="00AC51F8" w:rsidRDefault="00AC51F8">
                            <w:pPr>
                              <w:rPr>
                                <w:sz w:val="16"/>
                                <w:szCs w:val="16"/>
                              </w:rPr>
                            </w:pPr>
                            <w:r>
                              <w:rPr>
                                <w:sz w:val="16"/>
                                <w:szCs w:val="16"/>
                              </w:rPr>
                              <w:t>demagnetizing factor</w:t>
                            </w:r>
                          </w:p>
                        </w:tc>
                        <w:tc>
                          <w:tcPr>
                            <w:tcW w:w="2610" w:type="dxa"/>
                            <w:tcBorders>
                              <w:top w:val="nil"/>
                              <w:left w:val="nil"/>
                              <w:bottom w:val="double" w:sz="6" w:space="0" w:color="auto"/>
                              <w:right w:val="nil"/>
                            </w:tcBorders>
                          </w:tcPr>
                          <w:p w14:paraId="32A2E847" w14:textId="77777777" w:rsidR="00AC51F8" w:rsidRDefault="00AC51F8">
                            <w:pPr>
                              <w:rPr>
                                <w:sz w:val="16"/>
                                <w:szCs w:val="16"/>
                              </w:rPr>
                            </w:pPr>
                            <w:r>
                              <w:rPr>
                                <w:sz w:val="16"/>
                                <w:szCs w:val="16"/>
                              </w:rPr>
                              <w:t xml:space="preserve">1 </w:t>
                            </w:r>
                            <w:r>
                              <w:rPr>
                                <w:sz w:val="16"/>
                                <w:szCs w:val="16"/>
                              </w:rPr>
                              <w:sym w:font="Symbol" w:char="F0AE"/>
                            </w:r>
                            <w:r>
                              <w:rPr>
                                <w:sz w:val="16"/>
                                <w:szCs w:val="16"/>
                              </w:rPr>
                              <w:t xml:space="preserve"> 1/(4</w:t>
                            </w:r>
                            <w:r>
                              <w:rPr>
                                <w:sz w:val="16"/>
                                <w:szCs w:val="16"/>
                              </w:rPr>
                              <w:sym w:font="Symbol" w:char="F070"/>
                            </w:r>
                            <w:r>
                              <w:rPr>
                                <w:sz w:val="16"/>
                                <w:szCs w:val="16"/>
                              </w:rPr>
                              <w:t>)</w:t>
                            </w:r>
                          </w:p>
                        </w:tc>
                      </w:tr>
                    </w:tbl>
                    <w:p w14:paraId="0F90DC56" w14:textId="77777777" w:rsidR="00AC51F8" w:rsidRDefault="00AC51F8" w:rsidP="00E97B99">
                      <w:pPr>
                        <w:pStyle w:val="Textodenotaderodap"/>
                      </w:pPr>
                      <w:r>
                        <w:t xml:space="preserve">Vertical lines are optional in tables. Statements that serve as captions for the entire table do not need footnote letters. </w:t>
                      </w:r>
                    </w:p>
                    <w:p w14:paraId="436183EB" w14:textId="6AE5581F" w:rsidR="00AC51F8" w:rsidRDefault="00AC51F8" w:rsidP="00E97B99">
                      <w:pPr>
                        <w:pStyle w:val="Textodenotaderodap"/>
                      </w:pPr>
                      <w:proofErr w:type="spellStart"/>
                      <w:r>
                        <w:rPr>
                          <w:vertAlign w:val="superscript"/>
                        </w:rPr>
                        <w:t>a</w:t>
                      </w:r>
                      <w:r>
                        <w:t>Gaussian</w:t>
                      </w:r>
                      <w:proofErr w:type="spellEnd"/>
                      <w:r>
                        <w:t xml:space="preserve"> units are the same as cg emu for </w:t>
                      </w:r>
                      <w:proofErr w:type="spellStart"/>
                      <w:r>
                        <w:t>magnetostatics</w:t>
                      </w:r>
                      <w:proofErr w:type="spellEnd"/>
                      <w:r>
                        <w:t xml:space="preserve">; Mx = </w:t>
                      </w:r>
                      <w:proofErr w:type="spellStart"/>
                      <w:r>
                        <w:t>maxwell</w:t>
                      </w:r>
                      <w:proofErr w:type="spellEnd"/>
                      <w:r>
                        <w:t xml:space="preserve">, G = gauss, </w:t>
                      </w:r>
                      <w:proofErr w:type="spellStart"/>
                      <w:r>
                        <w:t>Oe</w:t>
                      </w:r>
                      <w:proofErr w:type="spellEnd"/>
                      <w:r>
                        <w:t xml:space="preserve"> = </w:t>
                      </w:r>
                      <w:proofErr w:type="spellStart"/>
                      <w:r>
                        <w:t>oersted</w:t>
                      </w:r>
                      <w:proofErr w:type="spellEnd"/>
                      <w:r>
                        <w:t xml:space="preserve">; </w:t>
                      </w:r>
                      <w:proofErr w:type="spellStart"/>
                      <w:r>
                        <w:t>Wb</w:t>
                      </w:r>
                      <w:proofErr w:type="spellEnd"/>
                      <w:r>
                        <w:t xml:space="preserve"> = weber, V = volt, s = second, T = tesla, m = meter, A = ampere, J = joule, kg = kilogram, H = henry.</w:t>
                      </w:r>
                    </w:p>
                    <w:p w14:paraId="0F0E9C73" w14:textId="77777777" w:rsidR="00AC51F8" w:rsidRDefault="00AC51F8" w:rsidP="00E97B99">
                      <w:pPr>
                        <w:pStyle w:val="Textodenotaderodap"/>
                      </w:pPr>
                    </w:p>
                    <w:p w14:paraId="3E94A598" w14:textId="77777777" w:rsidR="00AC51F8" w:rsidRDefault="00AC51F8" w:rsidP="00E97B99"/>
                  </w:txbxContent>
                </v:textbox>
                <w10:wrap type="square" anchorx="margin" anchory="margin"/>
              </v:shape>
            </w:pict>
          </mc:Fallback>
        </mc:AlternateContent>
      </w:r>
    </w:p>
    <w:p w14:paraId="194618F8" w14:textId="77777777" w:rsidR="001B36B1" w:rsidRPr="00E857A2" w:rsidRDefault="001B36B1" w:rsidP="001B36B1">
      <w:pPr>
        <w:pStyle w:val="Ttulo1"/>
      </w:pPr>
      <w:r w:rsidRPr="00E857A2">
        <w:t>Guidelines for Graphics Preparation</w:t>
      </w:r>
      <w:r>
        <w:t xml:space="preserve"> </w:t>
      </w:r>
      <w:r w:rsidR="009E484E">
        <w:br/>
      </w:r>
      <w:r>
        <w:t>and Submission</w:t>
      </w:r>
    </w:p>
    <w:p w14:paraId="31389186" w14:textId="77777777" w:rsidR="001B36B1" w:rsidRPr="00E857A2" w:rsidRDefault="001B36B1" w:rsidP="001F4C5C">
      <w:pPr>
        <w:pStyle w:val="Ttulo2"/>
      </w:pPr>
      <w:r w:rsidRPr="00E857A2">
        <w:t>Types of Graphics</w:t>
      </w:r>
    </w:p>
    <w:p w14:paraId="62339AB1" w14:textId="76D63290" w:rsidR="001B36B1" w:rsidRPr="00E857A2" w:rsidRDefault="001B36B1" w:rsidP="001F4C5C">
      <w:pPr>
        <w:ind w:firstLine="144"/>
        <w:jc w:val="both"/>
      </w:pPr>
      <w:r w:rsidRPr="00E857A2">
        <w:t xml:space="preserve">The following list outlines the different types of graphics published in IEEE </w:t>
      </w:r>
      <w:r w:rsidR="00216141">
        <w:t>j</w:t>
      </w:r>
      <w:r w:rsidR="009F40FB">
        <w:t>ournals</w:t>
      </w:r>
      <w:r w:rsidRPr="00E857A2">
        <w:t>. They are categorized based on their construction, and use of color / shades of gray:</w:t>
      </w:r>
    </w:p>
    <w:p w14:paraId="70C27068" w14:textId="77777777" w:rsidR="001B36B1" w:rsidRPr="00E857A2" w:rsidRDefault="001B36B1" w:rsidP="001B36B1"/>
    <w:p w14:paraId="6E5F4C80" w14:textId="77777777" w:rsidR="0013354F" w:rsidRPr="001F4C5C" w:rsidRDefault="001B36B1" w:rsidP="001F4C5C">
      <w:pPr>
        <w:pStyle w:val="Ttulo3"/>
        <w:jc w:val="both"/>
        <w:rPr>
          <w:rStyle w:val="Ttulo2Char"/>
          <w:rFonts w:ascii="Times" w:hAnsi="Times" w:cs="Verdana"/>
          <w:i/>
          <w:color w:val="000000" w:themeColor="text1"/>
        </w:rPr>
      </w:pPr>
      <w:r w:rsidRPr="005052CD">
        <w:rPr>
          <w:rStyle w:val="Ttulo2Char"/>
          <w:i/>
        </w:rPr>
        <w:t>Color/Grayscale figures</w:t>
      </w:r>
    </w:p>
    <w:p w14:paraId="5906BB1E" w14:textId="77777777" w:rsidR="001B36B1" w:rsidRPr="001F4C5C" w:rsidRDefault="0013354F"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 </w:t>
      </w:r>
      <w:r w:rsidR="001B36B1" w:rsidRPr="001F4C5C">
        <w:rPr>
          <w:rStyle w:val="BodyText2"/>
          <w:rFonts w:ascii="Times" w:hAnsi="Times"/>
          <w:i w:val="0"/>
          <w:color w:val="000000" w:themeColor="text1"/>
          <w:sz w:val="20"/>
          <w:szCs w:val="20"/>
        </w:rPr>
        <w:t xml:space="preserve">Figures that are meant to appear in color, or shades of black/gray. Such figures may include photographs, </w:t>
      </w:r>
      <w:r w:rsidR="001B36B1" w:rsidRPr="001F4C5C">
        <w:rPr>
          <w:rStyle w:val="BodyText2"/>
          <w:rFonts w:ascii="Times" w:hAnsi="Times"/>
          <w:i w:val="0"/>
          <w:color w:val="000000" w:themeColor="text1"/>
          <w:sz w:val="20"/>
          <w:szCs w:val="20"/>
        </w:rPr>
        <w:br/>
        <w:t>illustrations, multicolor graphs, and flowcharts.</w:t>
      </w:r>
    </w:p>
    <w:p w14:paraId="72454809" w14:textId="77777777" w:rsidR="0013354F" w:rsidRPr="001F4C5C" w:rsidRDefault="001B36B1" w:rsidP="001F4C5C">
      <w:pPr>
        <w:pStyle w:val="Ttulo3"/>
        <w:jc w:val="both"/>
        <w:rPr>
          <w:rStyle w:val="Ttulo2Char"/>
          <w:rFonts w:ascii="Times" w:hAnsi="Times" w:cs="Verdana"/>
          <w:i/>
          <w:iCs/>
          <w:color w:val="000000" w:themeColor="text1"/>
        </w:rPr>
      </w:pPr>
      <w:proofErr w:type="spellStart"/>
      <w:r w:rsidRPr="005052CD">
        <w:rPr>
          <w:rStyle w:val="Ttulo2Char"/>
          <w:i/>
        </w:rPr>
        <w:t>Lineart</w:t>
      </w:r>
      <w:proofErr w:type="spellEnd"/>
      <w:r w:rsidRPr="005052CD">
        <w:rPr>
          <w:rStyle w:val="Ttulo2Char"/>
          <w:i/>
        </w:rPr>
        <w:t xml:space="preserve"> figures</w:t>
      </w:r>
    </w:p>
    <w:p w14:paraId="66E96ED0"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Figures that are composed of only black lines and shapes. These figures should have no shades or half-tones of gray. Only black and white.</w:t>
      </w:r>
    </w:p>
    <w:p w14:paraId="244D10FC" w14:textId="510B40B8" w:rsidR="0013354F" w:rsidRPr="009E484E" w:rsidRDefault="00216141" w:rsidP="001F4C5C">
      <w:pPr>
        <w:pStyle w:val="Ttulo3"/>
        <w:jc w:val="both"/>
        <w:rPr>
          <w:rStyle w:val="BodyText2"/>
          <w:rFonts w:ascii="Times" w:hAnsi="Times"/>
          <w:i w:val="0"/>
          <w:iCs w:val="0"/>
          <w:color w:val="000000" w:themeColor="text1"/>
          <w:sz w:val="20"/>
          <w:szCs w:val="20"/>
        </w:rPr>
      </w:pPr>
      <w:r>
        <w:rPr>
          <w:rStyle w:val="Ttulo2Char"/>
          <w:i/>
        </w:rPr>
        <w:t>Author p</w:t>
      </w:r>
      <w:r w:rsidR="001B36B1" w:rsidRPr="005052CD">
        <w:rPr>
          <w:rStyle w:val="Ttulo2Char"/>
          <w:i/>
        </w:rPr>
        <w:t>hotos</w:t>
      </w:r>
    </w:p>
    <w:p w14:paraId="3B914AD8" w14:textId="77777777" w:rsidR="001B36B1" w:rsidRPr="001F4C5C" w:rsidRDefault="001B36B1" w:rsidP="001F4C5C">
      <w:pPr>
        <w:pStyle w:val="Ttulo3"/>
        <w:numPr>
          <w:ilvl w:val="0"/>
          <w:numId w:val="0"/>
        </w:numPr>
        <w:ind w:left="288"/>
        <w:jc w:val="both"/>
        <w:rPr>
          <w:rStyle w:val="BodyText2"/>
          <w:rFonts w:ascii="Times" w:hAnsi="Times"/>
          <w:i w:val="0"/>
          <w:iCs w:val="0"/>
          <w:color w:val="000000" w:themeColor="text1"/>
          <w:sz w:val="20"/>
          <w:szCs w:val="20"/>
        </w:rPr>
      </w:pPr>
      <w:r w:rsidRPr="001F4C5C">
        <w:rPr>
          <w:rStyle w:val="BodyText2"/>
          <w:rFonts w:ascii="Times" w:hAnsi="Times"/>
          <w:i w:val="0"/>
          <w:color w:val="000000" w:themeColor="text1"/>
          <w:sz w:val="20"/>
          <w:szCs w:val="20"/>
        </w:rPr>
        <w:t xml:space="preserve">Head and shoulders shots of authors which appear at the end of our papers. </w:t>
      </w:r>
    </w:p>
    <w:p w14:paraId="4FF11C41" w14:textId="77777777" w:rsidR="001B36B1" w:rsidRPr="001F4C5C" w:rsidRDefault="001B36B1" w:rsidP="001F4C5C">
      <w:pPr>
        <w:pStyle w:val="Ttulo3"/>
        <w:jc w:val="both"/>
        <w:rPr>
          <w:rStyle w:val="BodyText2"/>
          <w:rFonts w:ascii="Times" w:hAnsi="Times"/>
          <w:i w:val="0"/>
          <w:iCs w:val="0"/>
          <w:color w:val="000000" w:themeColor="text1"/>
          <w:sz w:val="20"/>
          <w:szCs w:val="20"/>
        </w:rPr>
      </w:pPr>
      <w:r w:rsidRPr="005052CD">
        <w:rPr>
          <w:rStyle w:val="Ttulo2Char"/>
          <w:i/>
        </w:rPr>
        <w:t>Tables</w:t>
      </w:r>
      <w:r w:rsidRPr="009E484E">
        <w:rPr>
          <w:rStyle w:val="BodyText2"/>
          <w:rFonts w:ascii="Times" w:hAnsi="Times"/>
          <w:color w:val="000000" w:themeColor="text1"/>
          <w:sz w:val="20"/>
          <w:szCs w:val="20"/>
        </w:rPr>
        <w:br/>
      </w:r>
      <w:r w:rsidRPr="001F4C5C">
        <w:rPr>
          <w:rStyle w:val="BodyText2"/>
          <w:rFonts w:ascii="Times" w:hAnsi="Times"/>
          <w:i w:val="0"/>
          <w:color w:val="000000" w:themeColor="text1"/>
          <w:sz w:val="20"/>
          <w:szCs w:val="20"/>
        </w:rPr>
        <w:t>Data charts which are typically black and white, but sometimes include color.</w:t>
      </w:r>
    </w:p>
    <w:p w14:paraId="6FD5D702" w14:textId="45CC3CAA" w:rsidR="001B36B1" w:rsidRPr="00A95C50" w:rsidRDefault="00216141" w:rsidP="001F4C5C">
      <w:pPr>
        <w:pStyle w:val="Ttulo2"/>
        <w:jc w:val="both"/>
        <w:rPr>
          <w:rStyle w:val="BodyText2"/>
          <w:rFonts w:asciiTheme="majorHAnsi" w:hAnsiTheme="majorHAnsi" w:cstheme="majorBidi"/>
          <w:color w:val="auto"/>
          <w:sz w:val="20"/>
          <w:szCs w:val="20"/>
        </w:rPr>
      </w:pPr>
      <w:r>
        <w:rPr>
          <w:rStyle w:val="BodyText2"/>
          <w:rFonts w:asciiTheme="majorHAnsi" w:hAnsiTheme="majorHAnsi" w:cstheme="majorBidi"/>
          <w:color w:val="auto"/>
          <w:sz w:val="20"/>
          <w:szCs w:val="20"/>
        </w:rPr>
        <w:t>Multip</w:t>
      </w:r>
      <w:r w:rsidR="001B36B1" w:rsidRPr="00A95C50">
        <w:rPr>
          <w:rStyle w:val="BodyText2"/>
          <w:rFonts w:asciiTheme="majorHAnsi" w:hAnsiTheme="majorHAnsi" w:cstheme="majorBidi"/>
          <w:color w:val="auto"/>
          <w:sz w:val="20"/>
          <w:szCs w:val="20"/>
        </w:rPr>
        <w:t>art figures</w:t>
      </w:r>
    </w:p>
    <w:p w14:paraId="79A6490E" w14:textId="3DF9C231" w:rsidR="001B36B1" w:rsidRPr="00E857A2" w:rsidRDefault="001B36B1" w:rsidP="001F4C5C">
      <w:pPr>
        <w:ind w:firstLine="144"/>
        <w:jc w:val="both"/>
        <w:rPr>
          <w:rFonts w:ascii="Times" w:hAnsi="Times" w:cs="Verdana"/>
          <w:color w:val="000000" w:themeColor="text1"/>
        </w:rPr>
      </w:pPr>
      <w:r w:rsidRPr="00E857A2">
        <w:rPr>
          <w:rFonts w:ascii="Times" w:hAnsi="Times" w:cs="Verdana"/>
          <w:color w:val="000000" w:themeColor="text1"/>
        </w:rPr>
        <w:t>Figures compiled of more than one sub-figure presented side-by-side, or</w:t>
      </w:r>
      <w:r w:rsidR="00216141">
        <w:rPr>
          <w:rFonts w:ascii="Times" w:hAnsi="Times" w:cs="Verdana"/>
          <w:color w:val="000000" w:themeColor="text1"/>
        </w:rPr>
        <w:t xml:space="preserve"> stacked</w:t>
      </w:r>
      <w:r w:rsidRPr="00E857A2">
        <w:rPr>
          <w:rFonts w:ascii="Times" w:hAnsi="Times" w:cs="Verdana"/>
          <w:color w:val="000000" w:themeColor="text1"/>
        </w:rPr>
        <w:t xml:space="preserve">. </w:t>
      </w:r>
      <w:r>
        <w:rPr>
          <w:rFonts w:ascii="Times" w:hAnsi="Times" w:cs="Verdana"/>
          <w:color w:val="000000" w:themeColor="text1"/>
        </w:rPr>
        <w:t xml:space="preserve">If a multipart figure is made up of multiple figure types (one part is </w:t>
      </w:r>
      <w:proofErr w:type="spellStart"/>
      <w:r>
        <w:rPr>
          <w:rFonts w:ascii="Times" w:hAnsi="Times" w:cs="Verdana"/>
          <w:color w:val="000000" w:themeColor="text1"/>
        </w:rPr>
        <w:t>lineart</w:t>
      </w:r>
      <w:proofErr w:type="spellEnd"/>
      <w:r>
        <w:rPr>
          <w:rFonts w:ascii="Times" w:hAnsi="Times" w:cs="Verdana"/>
          <w:color w:val="000000" w:themeColor="text1"/>
        </w:rPr>
        <w:t>, and another is grayscale or color) the figure should meet the stricter guidelin</w:t>
      </w:r>
      <w:r w:rsidR="00216141">
        <w:rPr>
          <w:rFonts w:ascii="Times" w:hAnsi="Times" w:cs="Verdana"/>
          <w:color w:val="000000" w:themeColor="text1"/>
        </w:rPr>
        <w:t>es</w:t>
      </w:r>
      <w:r>
        <w:rPr>
          <w:rFonts w:ascii="Times" w:hAnsi="Times" w:cs="Verdana"/>
          <w:color w:val="000000" w:themeColor="text1"/>
        </w:rPr>
        <w:t>.</w:t>
      </w:r>
    </w:p>
    <w:p w14:paraId="7B4D9C7D" w14:textId="77777777" w:rsidR="001B36B1" w:rsidRPr="00E857A2" w:rsidRDefault="001B36B1" w:rsidP="001F4C5C">
      <w:pPr>
        <w:pStyle w:val="Ttulo2"/>
        <w:jc w:val="both"/>
      </w:pPr>
      <w:r w:rsidRPr="00E857A2">
        <w:t>File Formats For Graphics</w:t>
      </w:r>
    </w:p>
    <w:p w14:paraId="6B7951BB" w14:textId="03AFD516" w:rsidR="001B36B1" w:rsidRPr="00E857A2" w:rsidRDefault="001B36B1" w:rsidP="001F4C5C">
      <w:pPr>
        <w:ind w:firstLine="144"/>
        <w:jc w:val="both"/>
      </w:pPr>
      <w:r w:rsidRPr="00E857A2">
        <w:t>Format and save your graphics using a suitable graphics processing program that will allow you to create the images as PostScript (PS), Encapsulated PostScript (</w:t>
      </w:r>
      <w:r w:rsidR="00A554A3">
        <w:t>.</w:t>
      </w:r>
      <w:r w:rsidRPr="00E857A2">
        <w:t>EPS), Tagged Image File Format (</w:t>
      </w:r>
      <w:r w:rsidR="000A168B">
        <w:t>.</w:t>
      </w:r>
      <w:r w:rsidRPr="00E857A2">
        <w:t>TIFF), Portable Document Format (</w:t>
      </w:r>
      <w:r w:rsidR="00A554A3">
        <w:t>.</w:t>
      </w:r>
      <w:r w:rsidRPr="00E857A2">
        <w:t>PDF), or Portable Network Graphics (</w:t>
      </w:r>
      <w:r w:rsidR="00A554A3">
        <w:t>.</w:t>
      </w:r>
      <w:r w:rsidRPr="00E857A2">
        <w:t>PNG) sizes them, and adjusts the resolution settings. If you created your source files in one of the following programs you will be able to submit the graphics without converting to a PS, EPS, TIFF, PDF, or PNG file: Microsoft Word, Microsoft PowerPoint, or Microsoft Excel.</w:t>
      </w:r>
      <w:r w:rsidR="00DE07FA">
        <w:t xml:space="preserve"> Though it is not required, it is recommended that these files be saved in PDF format rather than DOC, XLS, or PPT. Doing so will protect your figures from common font and arrow stroke issues that occur when working on the files across multiple platforms.</w:t>
      </w:r>
      <w:r w:rsidRPr="00E857A2">
        <w:t xml:space="preserve"> When submitting your final paper, your graphics should all be submitted individually in one of these formats along with the manuscript.</w:t>
      </w:r>
    </w:p>
    <w:p w14:paraId="2841698C" w14:textId="77777777" w:rsidR="001B36B1" w:rsidRPr="0013354F" w:rsidRDefault="001B36B1" w:rsidP="001F4C5C">
      <w:pPr>
        <w:pStyle w:val="Ttulo2"/>
        <w:jc w:val="both"/>
      </w:pPr>
      <w:r w:rsidRPr="0013354F">
        <w:t>Sizing of Graphics</w:t>
      </w:r>
    </w:p>
    <w:p w14:paraId="707AE803"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Most charts, graphs, and tables are one column wide (3.5 inches / 88 millimeters / 21 picas) or page wide (7.16 inches / 181 millimeters / 43 picas). The maximum depth a graphic can be is 8.5 inches (216 millimeters / 54 picas). When choosing the depth of a graphic, please allow space for a caption. Figures can be sized between column and page widths if the author chooses, however it is recommended that figures are not sized less than column width unless when necessary. </w:t>
      </w:r>
    </w:p>
    <w:p w14:paraId="3623B839" w14:textId="61BB59A4"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There is currently one publication with column measurements that don’t </w:t>
      </w:r>
      <w:r w:rsidR="00D92E96" w:rsidRPr="00D92E96">
        <w:rPr>
          <w:rStyle w:val="bodytype"/>
          <w:rFonts w:ascii="Times" w:hAnsi="Times"/>
          <w:color w:val="000000" w:themeColor="text1"/>
          <w:sz w:val="20"/>
          <w:szCs w:val="20"/>
        </w:rPr>
        <w:t>coincide</w:t>
      </w:r>
      <w:r w:rsidRPr="001F4C5C">
        <w:rPr>
          <w:rStyle w:val="bodytype"/>
          <w:rFonts w:ascii="Times" w:hAnsi="Times"/>
          <w:color w:val="000000" w:themeColor="text1"/>
          <w:sz w:val="20"/>
          <w:szCs w:val="20"/>
        </w:rPr>
        <w:t xml:space="preserve"> with those listed above. </w:t>
      </w:r>
      <w:r w:rsidRPr="001F4C5C">
        <w:rPr>
          <w:rStyle w:val="Style1Char"/>
        </w:rPr>
        <w:t>Proceedings of the IEEE</w:t>
      </w:r>
      <w:r w:rsidRPr="001F4C5C">
        <w:rPr>
          <w:rStyle w:val="bodytype"/>
          <w:rFonts w:ascii="Times" w:hAnsi="Times"/>
          <w:color w:val="000000" w:themeColor="text1"/>
          <w:sz w:val="20"/>
          <w:szCs w:val="20"/>
        </w:rPr>
        <w:t xml:space="preserve"> has a column measurement of 3.25 inches (82.5 millimeters / 19.5 picas). </w:t>
      </w:r>
    </w:p>
    <w:p w14:paraId="135F2360" w14:textId="6D3BA8B3" w:rsidR="001B36B1" w:rsidRPr="001F4C5C" w:rsidRDefault="001B36B1" w:rsidP="001F4C5C">
      <w:pPr>
        <w:ind w:firstLine="144"/>
        <w:jc w:val="both"/>
        <w:rPr>
          <w:rStyle w:val="bodytype"/>
          <w:rFonts w:ascii="Times" w:hAnsi="Times" w:cs="Verdana"/>
          <w:color w:val="000000" w:themeColor="text1"/>
          <w:sz w:val="20"/>
          <w:szCs w:val="20"/>
        </w:rPr>
      </w:pPr>
      <w:r w:rsidRPr="001F4C5C">
        <w:rPr>
          <w:rStyle w:val="BodyText2"/>
          <w:rFonts w:ascii="Times" w:hAnsi="Times"/>
          <w:color w:val="000000" w:themeColor="text1"/>
          <w:sz w:val="20"/>
          <w:szCs w:val="20"/>
        </w:rPr>
        <w:t xml:space="preserve">The final printed size of author photographs is exactly </w:t>
      </w:r>
      <w:r w:rsidRPr="001F4C5C">
        <w:rPr>
          <w:rStyle w:val="BodyText2"/>
          <w:rFonts w:ascii="Times" w:hAnsi="Times"/>
          <w:color w:val="000000" w:themeColor="text1"/>
          <w:sz w:val="20"/>
          <w:szCs w:val="20"/>
        </w:rPr>
        <w:br/>
        <w:t>1 inc</w:t>
      </w:r>
      <w:r w:rsidR="000A168B">
        <w:rPr>
          <w:rStyle w:val="BodyText2"/>
          <w:rFonts w:ascii="Times" w:hAnsi="Times"/>
          <w:color w:val="000000" w:themeColor="text1"/>
          <w:sz w:val="20"/>
          <w:szCs w:val="20"/>
        </w:rPr>
        <w:t>h wide by 1.25 inches tall (25</w:t>
      </w:r>
      <w:r w:rsidR="00A5237D">
        <w:rPr>
          <w:rStyle w:val="BodyText2"/>
          <w:rFonts w:ascii="Times" w:hAnsi="Times"/>
          <w:color w:val="000000" w:themeColor="text1"/>
          <w:sz w:val="20"/>
          <w:szCs w:val="20"/>
        </w:rPr>
        <w:t>.4</w:t>
      </w:r>
      <w:r w:rsidR="000A168B">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millimeters x 3</w:t>
      </w:r>
      <w:r w:rsidR="00A5237D">
        <w:rPr>
          <w:rStyle w:val="BodyText2"/>
          <w:rFonts w:ascii="Times" w:hAnsi="Times"/>
          <w:color w:val="000000" w:themeColor="text1"/>
          <w:sz w:val="20"/>
          <w:szCs w:val="20"/>
        </w:rPr>
        <w:t>1.75</w:t>
      </w:r>
      <w:r w:rsidRPr="001F4C5C">
        <w:rPr>
          <w:rStyle w:val="BodyText2"/>
          <w:rFonts w:ascii="Times" w:hAnsi="Times"/>
          <w:color w:val="000000" w:themeColor="text1"/>
          <w:sz w:val="20"/>
          <w:szCs w:val="20"/>
        </w:rPr>
        <w:t xml:space="preserve"> millimeters / 6 picas x 7.5 picas). Author photos printed in editorials measure 1.59 inches wide by 2 inches tall (40 millimeters  x 50 millimeters  / 9.5 picas x 12 picas).</w:t>
      </w:r>
    </w:p>
    <w:p w14:paraId="43DCC3FC" w14:textId="77777777" w:rsidR="001B36B1" w:rsidRPr="0013354F" w:rsidRDefault="001B36B1" w:rsidP="001F4C5C">
      <w:pPr>
        <w:pStyle w:val="Ttulo2"/>
        <w:jc w:val="both"/>
        <w:rPr>
          <w:rStyle w:val="bodytype"/>
          <w:rFonts w:ascii="Times" w:hAnsi="Times"/>
          <w:b/>
          <w:smallCaps/>
          <w:color w:val="000000" w:themeColor="text1"/>
          <w:sz w:val="20"/>
          <w:szCs w:val="20"/>
        </w:rPr>
      </w:pPr>
      <w:r w:rsidRPr="0013354F">
        <w:t>Resolution</w:t>
      </w:r>
      <w:r w:rsidRPr="0013354F">
        <w:rPr>
          <w:rStyle w:val="bodytype"/>
          <w:rFonts w:ascii="Times" w:hAnsi="Times"/>
          <w:color w:val="000000" w:themeColor="text1"/>
          <w:sz w:val="20"/>
          <w:szCs w:val="20"/>
        </w:rPr>
        <w:t xml:space="preserve"> </w:t>
      </w:r>
    </w:p>
    <w:p w14:paraId="07577789" w14:textId="77777777"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 xml:space="preserve">The proper resolution of your figures will depend on the type of figure it is as defined in the “Types of Figures” section. Author photographs, color, and grayscale figures should be at least 300dpi. </w:t>
      </w:r>
      <w:proofErr w:type="spellStart"/>
      <w:r w:rsidRPr="001F4C5C">
        <w:rPr>
          <w:rStyle w:val="bodytype"/>
          <w:rFonts w:ascii="Times" w:hAnsi="Times"/>
          <w:color w:val="000000" w:themeColor="text1"/>
          <w:sz w:val="20"/>
          <w:szCs w:val="20"/>
        </w:rPr>
        <w:t>Lineart</w:t>
      </w:r>
      <w:proofErr w:type="spellEnd"/>
      <w:r w:rsidRPr="001F4C5C">
        <w:rPr>
          <w:rStyle w:val="bodytype"/>
          <w:rFonts w:ascii="Times" w:hAnsi="Times"/>
          <w:color w:val="000000" w:themeColor="text1"/>
          <w:sz w:val="20"/>
          <w:szCs w:val="20"/>
        </w:rPr>
        <w:t>, including tables should be a minimum of 600dpi.</w:t>
      </w:r>
    </w:p>
    <w:p w14:paraId="41918635"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ype"/>
          <w:rFonts w:asciiTheme="majorHAnsi" w:hAnsiTheme="majorHAnsi" w:cstheme="majorBidi"/>
          <w:color w:val="auto"/>
          <w:sz w:val="20"/>
          <w:szCs w:val="20"/>
        </w:rPr>
        <w:t>Vector Art</w:t>
      </w:r>
    </w:p>
    <w:p w14:paraId="06D66504" w14:textId="0BC6CDD2" w:rsidR="001B36B1" w:rsidRPr="001F4C5C" w:rsidRDefault="001B36B1" w:rsidP="001F4C5C">
      <w:pPr>
        <w:ind w:firstLine="144"/>
        <w:jc w:val="both"/>
        <w:rPr>
          <w:rStyle w:val="bodytype"/>
          <w:rFonts w:ascii="Times" w:hAnsi="Times"/>
          <w:color w:val="000000" w:themeColor="text1"/>
          <w:sz w:val="20"/>
          <w:szCs w:val="20"/>
        </w:rPr>
      </w:pPr>
      <w:r w:rsidRPr="001F4C5C">
        <w:rPr>
          <w:rStyle w:val="bodytype"/>
          <w:rFonts w:ascii="Times" w:hAnsi="Times"/>
          <w:color w:val="000000" w:themeColor="text1"/>
          <w:sz w:val="20"/>
          <w:szCs w:val="20"/>
        </w:rPr>
        <w:t>While IEEE does accept</w:t>
      </w:r>
      <w:r w:rsidR="00DE07FA">
        <w:rPr>
          <w:rStyle w:val="bodytype"/>
          <w:rFonts w:ascii="Times" w:hAnsi="Times"/>
          <w:color w:val="000000" w:themeColor="text1"/>
          <w:sz w:val="20"/>
          <w:szCs w:val="20"/>
        </w:rPr>
        <w:t xml:space="preserve">, and even recommends that authors submit artwork in vector format, it is our </w:t>
      </w:r>
      <w:r w:rsidRPr="001F4C5C">
        <w:rPr>
          <w:rStyle w:val="bodytype"/>
          <w:rFonts w:ascii="Times" w:hAnsi="Times"/>
          <w:color w:val="000000" w:themeColor="text1"/>
          <w:sz w:val="20"/>
          <w:szCs w:val="20"/>
        </w:rPr>
        <w:t xml:space="preserve">policy is to rasterize all figures for publication. This is done in order to preserve the figures’ integrity across multiple </w:t>
      </w:r>
      <w:r w:rsidR="0013354F">
        <w:rPr>
          <w:rStyle w:val="bodytype"/>
          <w:rFonts w:ascii="Times" w:hAnsi="Times"/>
          <w:color w:val="000000" w:themeColor="text1"/>
          <w:sz w:val="20"/>
          <w:szCs w:val="20"/>
        </w:rPr>
        <w:t xml:space="preserve">computer </w:t>
      </w:r>
      <w:r w:rsidRPr="001F4C5C">
        <w:rPr>
          <w:rStyle w:val="bodytype"/>
          <w:rFonts w:ascii="Times" w:hAnsi="Times"/>
          <w:color w:val="000000" w:themeColor="text1"/>
          <w:sz w:val="20"/>
          <w:szCs w:val="20"/>
        </w:rPr>
        <w:t xml:space="preserve">platforms. </w:t>
      </w:r>
    </w:p>
    <w:p w14:paraId="69EE020C" w14:textId="77777777" w:rsidR="001B36B1" w:rsidRPr="0013354F" w:rsidRDefault="001B36B1" w:rsidP="001F4C5C">
      <w:pPr>
        <w:jc w:val="both"/>
      </w:pPr>
    </w:p>
    <w:p w14:paraId="6AD17E04" w14:textId="77777777" w:rsidR="001B36B1" w:rsidRPr="00A95C50" w:rsidRDefault="001B36B1" w:rsidP="001F4C5C">
      <w:pPr>
        <w:pStyle w:val="Ttulo2"/>
        <w:jc w:val="both"/>
        <w:rPr>
          <w:rStyle w:val="bodytype"/>
          <w:rFonts w:asciiTheme="majorHAnsi" w:hAnsiTheme="majorHAnsi" w:cstheme="majorBidi"/>
          <w:smallCaps/>
          <w:color w:val="auto"/>
          <w:sz w:val="20"/>
          <w:szCs w:val="20"/>
        </w:rPr>
      </w:pPr>
      <w:r w:rsidRPr="00A95C50">
        <w:rPr>
          <w:rStyle w:val="BodyText2"/>
          <w:rFonts w:asciiTheme="majorHAnsi" w:hAnsiTheme="majorHAnsi" w:cstheme="majorBidi"/>
          <w:color w:val="auto"/>
          <w:sz w:val="20"/>
          <w:szCs w:val="20"/>
        </w:rPr>
        <w:t>Color Space</w:t>
      </w:r>
    </w:p>
    <w:p w14:paraId="01DC62BB" w14:textId="1CD29A1B"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The term </w:t>
      </w:r>
      <w:r w:rsidRPr="001F4C5C">
        <w:rPr>
          <w:rStyle w:val="BodyText2"/>
          <w:rFonts w:ascii="Times" w:hAnsi="Times" w:cs="Verdana-Italic"/>
          <w:iCs/>
          <w:color w:val="000000" w:themeColor="text1"/>
          <w:sz w:val="20"/>
          <w:szCs w:val="20"/>
        </w:rPr>
        <w:t>color space</w:t>
      </w:r>
      <w:r w:rsidRPr="001F4C5C">
        <w:rPr>
          <w:rStyle w:val="BodyText2"/>
          <w:rFonts w:ascii="Times" w:hAnsi="Times"/>
          <w:color w:val="000000" w:themeColor="text1"/>
          <w:sz w:val="20"/>
          <w:szCs w:val="20"/>
        </w:rPr>
        <w:t xml:space="preserve"> refers to the entire sum of colors that can be represented within the said medium. For our purposes, the three main co</w:t>
      </w:r>
      <w:r w:rsidR="00216141">
        <w:rPr>
          <w:rStyle w:val="BodyText2"/>
          <w:rFonts w:ascii="Times" w:hAnsi="Times"/>
          <w:color w:val="000000" w:themeColor="text1"/>
          <w:sz w:val="20"/>
          <w:szCs w:val="20"/>
        </w:rPr>
        <w:t>lor spaces are Grayscale, RGB (red/green/blue) and CMYK (cyan/magenta/yellow/black</w:t>
      </w:r>
      <w:r w:rsidRPr="001F4C5C">
        <w:rPr>
          <w:rStyle w:val="BodyText2"/>
          <w:rFonts w:ascii="Times" w:hAnsi="Times"/>
          <w:color w:val="000000" w:themeColor="text1"/>
          <w:sz w:val="20"/>
          <w:szCs w:val="20"/>
        </w:rPr>
        <w:t>). RGB is generally used with on-screen graphics, whereas CMYK is used for printing purposes.</w:t>
      </w:r>
    </w:p>
    <w:p w14:paraId="7EC45C66" w14:textId="00D74D29" w:rsidR="001B36B1" w:rsidRPr="0013354F" w:rsidRDefault="001B36B1" w:rsidP="001F4C5C">
      <w:pPr>
        <w:ind w:firstLine="144"/>
        <w:jc w:val="both"/>
        <w:rPr>
          <w:rFonts w:ascii="Times" w:hAnsi="Times" w:cs="Verdana"/>
          <w:color w:val="000000" w:themeColor="text1"/>
        </w:rPr>
      </w:pPr>
      <w:r w:rsidRPr="001F4C5C">
        <w:rPr>
          <w:rStyle w:val="BodyText2"/>
          <w:rFonts w:ascii="Times" w:hAnsi="Times"/>
          <w:color w:val="000000" w:themeColor="text1"/>
          <w:sz w:val="20"/>
          <w:szCs w:val="20"/>
        </w:rPr>
        <w:lastRenderedPageBreak/>
        <w:t xml:space="preserve">All color figures should be generated in RGB or CMYK color space. Grayscale images should be submitted in Grayscale color space. Line art may be provided in grayscale OR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Note that “bitmap </w:t>
      </w:r>
      <w:proofErr w:type="spellStart"/>
      <w:r w:rsidRPr="001F4C5C">
        <w:rPr>
          <w:rStyle w:val="BodyText2"/>
          <w:rFonts w:ascii="Times" w:hAnsi="Times"/>
          <w:color w:val="000000" w:themeColor="text1"/>
          <w:sz w:val="20"/>
          <w:szCs w:val="20"/>
        </w:rPr>
        <w:t>colorspace</w:t>
      </w:r>
      <w:proofErr w:type="spellEnd"/>
      <w:r w:rsidRPr="001F4C5C">
        <w:rPr>
          <w:rStyle w:val="BodyText2"/>
          <w:rFonts w:ascii="Times" w:hAnsi="Times"/>
          <w:color w:val="000000" w:themeColor="text1"/>
          <w:sz w:val="20"/>
          <w:szCs w:val="20"/>
        </w:rPr>
        <w:t xml:space="preserve">” and “bitmap file format” are not the same thing. When bitmap color space is selected, </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w:t>
      </w:r>
      <w:r w:rsidR="00A554A3">
        <w:rPr>
          <w:rStyle w:val="BodyText2"/>
          <w:rFonts w:ascii="Times" w:hAnsi="Times"/>
          <w:color w:val="000000" w:themeColor="text1"/>
          <w:sz w:val="20"/>
          <w:szCs w:val="20"/>
        </w:rPr>
        <w:t>.</w:t>
      </w:r>
      <w:r w:rsidRPr="001F4C5C">
        <w:rPr>
          <w:rStyle w:val="BodyText2"/>
          <w:rFonts w:ascii="Times" w:hAnsi="Times"/>
          <w:color w:val="000000" w:themeColor="text1"/>
          <w:sz w:val="20"/>
          <w:szCs w:val="20"/>
        </w:rPr>
        <w:t>TIFF is the recommended file format.</w:t>
      </w:r>
    </w:p>
    <w:p w14:paraId="4E19A54D" w14:textId="77777777" w:rsidR="001B36B1" w:rsidRPr="0013354F" w:rsidRDefault="001B36B1" w:rsidP="001B36B1"/>
    <w:p w14:paraId="48E74946" w14:textId="77777777" w:rsidR="001B36B1" w:rsidRPr="0013354F" w:rsidRDefault="001B36B1" w:rsidP="001F4C5C">
      <w:pPr>
        <w:pStyle w:val="Ttulo2"/>
      </w:pPr>
      <w:r w:rsidRPr="0013354F">
        <w:t>Accepted Fonts Within Figures</w:t>
      </w:r>
    </w:p>
    <w:p w14:paraId="6BF2D526" w14:textId="0BF92FB6" w:rsidR="001B36B1" w:rsidRPr="001F4C5C" w:rsidRDefault="001B36B1" w:rsidP="001F4C5C">
      <w:pPr>
        <w:ind w:firstLine="202"/>
        <w:rPr>
          <w:rStyle w:val="BodyText2"/>
          <w:rFonts w:ascii="Times" w:hAnsi="Times"/>
          <w:color w:val="000000" w:themeColor="text1"/>
          <w:sz w:val="20"/>
          <w:szCs w:val="20"/>
        </w:rPr>
      </w:pPr>
      <w:r w:rsidRPr="001F4C5C">
        <w:rPr>
          <w:rStyle w:val="BodyText2"/>
          <w:rFonts w:ascii="Times" w:hAnsi="Times"/>
          <w:color w:val="000000" w:themeColor="text1"/>
          <w:sz w:val="20"/>
          <w:szCs w:val="20"/>
        </w:rPr>
        <w:t xml:space="preserve">When preparing your graphics IEEE suggests that you use of one of the following Open Type fonts: Times New Roman, Helvetica, </w:t>
      </w:r>
      <w:r w:rsidR="00885258">
        <w:rPr>
          <w:rStyle w:val="BodyText2"/>
          <w:rFonts w:ascii="Times" w:hAnsi="Times"/>
          <w:color w:val="000000" w:themeColor="text1"/>
          <w:sz w:val="20"/>
          <w:szCs w:val="20"/>
        </w:rPr>
        <w:t xml:space="preserve">Arial, </w:t>
      </w:r>
      <w:r w:rsidR="000D2BDE">
        <w:rPr>
          <w:rStyle w:val="BodyText2"/>
          <w:rFonts w:ascii="Times" w:hAnsi="Times"/>
          <w:color w:val="000000" w:themeColor="text1"/>
          <w:sz w:val="20"/>
          <w:szCs w:val="20"/>
        </w:rPr>
        <w:t xml:space="preserve">Cambria, and </w:t>
      </w:r>
      <w:r w:rsidRPr="001F4C5C">
        <w:rPr>
          <w:rStyle w:val="BodyText2"/>
          <w:rFonts w:ascii="Times" w:hAnsi="Times"/>
          <w:color w:val="000000" w:themeColor="text1"/>
          <w:sz w:val="20"/>
          <w:szCs w:val="20"/>
        </w:rPr>
        <w:t>Symbol. If you are supplying EPS, PS, or PDF files all fonts must be embedded. Some fonts may only be native to your operating system; without the fonts embedded, parts of the graphic may be distorted or missing.</w:t>
      </w:r>
    </w:p>
    <w:p w14:paraId="5DE80106" w14:textId="77777777" w:rsidR="001B36B1" w:rsidRPr="001F4C5C" w:rsidRDefault="001B36B1" w:rsidP="001F4C5C">
      <w:pPr>
        <w:ind w:firstLine="202"/>
        <w:rPr>
          <w:rFonts w:ascii="Times" w:hAnsi="Times" w:cs="Verdana"/>
          <w:color w:val="000000" w:themeColor="text1"/>
          <w:sz w:val="22"/>
          <w:szCs w:val="22"/>
        </w:rPr>
      </w:pPr>
      <w:r w:rsidRPr="00E857A2">
        <w:t>A safe option when finalizing your figures is to strip out the fonts before you save the files, creating “outline” type. This converts fonts to artwork what will appear uniformly on any screen.</w:t>
      </w:r>
    </w:p>
    <w:p w14:paraId="287C2483" w14:textId="77777777" w:rsidR="001B36B1" w:rsidRPr="00E857A2" w:rsidRDefault="001B36B1" w:rsidP="001B36B1"/>
    <w:p w14:paraId="3D918D8E" w14:textId="77777777" w:rsidR="001B36B1" w:rsidRPr="00E857A2" w:rsidRDefault="001B36B1" w:rsidP="001F4C5C">
      <w:pPr>
        <w:pStyle w:val="Ttulo2"/>
      </w:pPr>
      <w:r w:rsidRPr="00E857A2">
        <w:t>Using Labels Within Figures</w:t>
      </w:r>
    </w:p>
    <w:p w14:paraId="13F063DE" w14:textId="71BA7D97" w:rsidR="001B36B1" w:rsidRPr="00E857A2" w:rsidRDefault="009F40FB" w:rsidP="001F4C5C">
      <w:pPr>
        <w:pStyle w:val="Ttulo3"/>
      </w:pPr>
      <w:r>
        <w:t>Figure A</w:t>
      </w:r>
      <w:r w:rsidR="001B36B1" w:rsidRPr="00E857A2">
        <w:t xml:space="preserve">xis labels </w:t>
      </w:r>
    </w:p>
    <w:p w14:paraId="083408FA" w14:textId="77777777" w:rsidR="001B36B1" w:rsidRPr="00E857A2" w:rsidRDefault="001B36B1" w:rsidP="001F4C5C">
      <w:pPr>
        <w:pStyle w:val="Text"/>
        <w:ind w:firstLine="144"/>
        <w:rPr>
          <w:b/>
        </w:rPr>
      </w:pPr>
      <w:r w:rsidRPr="00E857A2">
        <w:t xml:space="preserve">Figure axis labels are often a source of confusion. Use words rather than symbols. As an example, write the quantity “Magnetization,” or “Magnetization </w:t>
      </w:r>
      <w:r w:rsidRPr="00E857A2">
        <w:rPr>
          <w:i/>
          <w:iCs/>
        </w:rPr>
        <w:t>M</w:t>
      </w:r>
      <w:r w:rsidRPr="00E857A2">
        <w:t>,” not just “</w:t>
      </w:r>
      <w:r w:rsidRPr="00E857A2">
        <w:rPr>
          <w:i/>
          <w:iCs/>
        </w:rPr>
        <w:t>M</w:t>
      </w:r>
      <w:r w:rsidRPr="00E857A2">
        <w:t>.” Put units in parentheses. Do not label axes only with units. As in Fig. 1, for example, write “Magnetization (A/m)” or “Magnetization (A</w:t>
      </w:r>
      <w:r w:rsidRPr="00E857A2">
        <w:rPr>
          <w:position w:val="-2"/>
        </w:rPr>
        <w:object w:dxaOrig="100" w:dyaOrig="120" w14:anchorId="4BFEB9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5pt;height:5.9pt" o:ole="" fillcolor="window">
            <v:imagedata r:id="rId18" o:title=""/>
          </v:shape>
          <o:OLEObject Type="Embed" ProgID="Equation.3" ShapeID="_x0000_i1025" DrawAspect="Content" ObjectID="_1542230222" r:id="rId19"/>
        </w:object>
      </w:r>
      <w:r w:rsidRPr="00E857A2">
        <w:t>m</w:t>
      </w:r>
      <w:r w:rsidRPr="00E857A2">
        <w:rPr>
          <w:vertAlign w:val="superscript"/>
        </w:rPr>
        <w:sym w:font="Symbol" w:char="F02D"/>
      </w:r>
      <w:r w:rsidRPr="00E857A2">
        <w:rPr>
          <w:vertAlign w:val="superscript"/>
        </w:rPr>
        <w:t>1</w:t>
      </w:r>
      <w:r w:rsidRPr="00E857A2">
        <w:t xml:space="preserve">),” not just “A/m.” Do not label axes with a ratio of quantities and units. For example, write “Temperature (K),” not “Temperature/K.” </w:t>
      </w:r>
    </w:p>
    <w:p w14:paraId="4F4923AE" w14:textId="77777777" w:rsidR="001B36B1" w:rsidRPr="00E857A2" w:rsidRDefault="001B36B1" w:rsidP="001F4C5C">
      <w:pPr>
        <w:ind w:firstLine="144"/>
        <w:jc w:val="both"/>
      </w:pPr>
      <w:r w:rsidRPr="00E857A2">
        <w:t>Multipliers can be especially confusing. Write “Magnetization (kA/m)” or “Magnetization (10</w:t>
      </w:r>
      <w:r w:rsidRPr="00E857A2">
        <w:rPr>
          <w:vertAlign w:val="superscript"/>
        </w:rPr>
        <w:t>3</w:t>
      </w:r>
      <w:r w:rsidRPr="00E857A2">
        <w:t xml:space="preserve"> A/m).” Do not write “Magnetization (A/m) </w:t>
      </w:r>
      <w:r w:rsidRPr="00E857A2">
        <w:sym w:font="Symbol" w:char="F0B4"/>
      </w:r>
      <w:r w:rsidRPr="00E857A2">
        <w:t xml:space="preserve"> 1000” because the reader would not know whether the top axis label in Fig. 1 meant 16000 A/m or 0.016 A/m. Figure labels should be legible, approximately 8 to 10 point type.</w:t>
      </w:r>
    </w:p>
    <w:p w14:paraId="43EAA147" w14:textId="77777777" w:rsidR="001B36B1" w:rsidRPr="00E857A2" w:rsidRDefault="001B36B1" w:rsidP="001F4C5C">
      <w:pPr>
        <w:jc w:val="both"/>
        <w:rPr>
          <w:rFonts w:ascii="Times" w:hAnsi="Times" w:cs="Verdana"/>
          <w:color w:val="000000" w:themeColor="text1"/>
        </w:rPr>
      </w:pPr>
    </w:p>
    <w:p w14:paraId="1B39FD2F" w14:textId="77777777" w:rsidR="001B36B1" w:rsidRPr="00E857A2" w:rsidRDefault="001B36B1" w:rsidP="001F4C5C">
      <w:pPr>
        <w:pStyle w:val="Ttulo3"/>
        <w:jc w:val="both"/>
      </w:pPr>
      <w:r w:rsidRPr="00E857A2">
        <w:t>Subfigure Labels in Multipart Figures and Tables</w:t>
      </w:r>
    </w:p>
    <w:p w14:paraId="1AB2A621" w14:textId="77777777" w:rsidR="001B36B1" w:rsidRPr="00E857A2" w:rsidRDefault="001B36B1" w:rsidP="001F4C5C">
      <w:pPr>
        <w:ind w:firstLine="144"/>
        <w:jc w:val="both"/>
      </w:pPr>
      <w:r w:rsidRPr="00E857A2">
        <w:rPr>
          <w:rFonts w:ascii="Times" w:hAnsi="Times" w:cs="Verdana"/>
          <w:color w:val="000000" w:themeColor="text1"/>
        </w:rPr>
        <w:t xml:space="preserve">Multipart figures should be combined and labeled before final submission. Labels should appear centered below each subfigure in 8 point Times New Roman font in the format of (a) (b) (c). </w:t>
      </w:r>
    </w:p>
    <w:p w14:paraId="529C005A" w14:textId="77777777" w:rsidR="001B36B1" w:rsidRPr="00E857A2" w:rsidRDefault="001B36B1" w:rsidP="001F4C5C">
      <w:pPr>
        <w:pStyle w:val="Ttulo2"/>
        <w:jc w:val="both"/>
      </w:pPr>
      <w:r w:rsidRPr="00E857A2">
        <w:t>File Naming</w:t>
      </w:r>
    </w:p>
    <w:p w14:paraId="45C657A9" w14:textId="77777777" w:rsidR="001B36B1" w:rsidRPr="0013354F" w:rsidRDefault="001B36B1" w:rsidP="001F4C5C">
      <w:pPr>
        <w:jc w:val="both"/>
        <w:rPr>
          <w:rStyle w:val="BodyText2"/>
          <w:rFonts w:ascii="Times" w:hAnsi="Times"/>
          <w:smallCaps/>
          <w:color w:val="000000" w:themeColor="text1"/>
          <w:kern w:val="28"/>
          <w:sz w:val="20"/>
          <w:szCs w:val="20"/>
        </w:rPr>
      </w:pPr>
      <w:r w:rsidRPr="0013354F">
        <w:rPr>
          <w:rStyle w:val="BodyText2"/>
          <w:rFonts w:ascii="Times" w:hAnsi="Times"/>
          <w:color w:val="000000" w:themeColor="text1"/>
          <w:sz w:val="20"/>
          <w:szCs w:val="20"/>
        </w:rPr>
        <w:tab/>
        <w:t>Figures (line artwork or photographs) should be named starting with the first 5 letters of the author’s last name. The next characters in the filename should be the number that represents the sequential location of this image in your article. For example, in author “Anderson’s” paper, the first three figures would be named ander1.tif, ander2.tif, and ander3.ps.</w:t>
      </w:r>
    </w:p>
    <w:p w14:paraId="651DB580" w14:textId="777777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Tables should contain only the body of the table (not the caption) and should be named similarly to figures, except that ‘.t’ is inserted in-between the author’s name and the table number. For example, author Anderson’s first three tables would be named ander.t1.tif, ander.t2.ps, ander.t3.eps.</w:t>
      </w:r>
    </w:p>
    <w:p w14:paraId="3FC8D7CD" w14:textId="06E08DA2"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Author photographs should be named using the first five characters of the pictured author’s last name</w:t>
      </w:r>
      <w:r w:rsidR="00D92E96" w:rsidRPr="00A554A3">
        <w:rPr>
          <w:rStyle w:val="BodyText2"/>
          <w:rFonts w:ascii="Times" w:hAnsi="Times"/>
          <w:color w:val="000000" w:themeColor="text1"/>
          <w:sz w:val="20"/>
          <w:szCs w:val="20"/>
        </w:rPr>
        <w:t xml:space="preserve">. </w:t>
      </w:r>
      <w:r w:rsidRPr="001F4C5C">
        <w:rPr>
          <w:rStyle w:val="BodyText2"/>
          <w:rFonts w:ascii="Times" w:hAnsi="Times"/>
          <w:color w:val="000000" w:themeColor="text1"/>
          <w:sz w:val="20"/>
          <w:szCs w:val="20"/>
        </w:rPr>
        <w:t xml:space="preserve">For example, four author photographs for a paper may be named: oppen.ps, </w:t>
      </w:r>
      <w:proofErr w:type="spellStart"/>
      <w:r w:rsidRPr="001F4C5C">
        <w:rPr>
          <w:rStyle w:val="BodyText2"/>
          <w:rFonts w:ascii="Times" w:hAnsi="Times"/>
          <w:color w:val="000000" w:themeColor="text1"/>
          <w:sz w:val="20"/>
          <w:szCs w:val="20"/>
        </w:rPr>
        <w:t>moshc.tif</w:t>
      </w:r>
      <w:proofErr w:type="spellEnd"/>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chen.eps</w:t>
      </w:r>
      <w:proofErr w:type="spellEnd"/>
      <w:r w:rsidRPr="001F4C5C">
        <w:rPr>
          <w:rStyle w:val="BodyText2"/>
          <w:rFonts w:ascii="Times" w:hAnsi="Times"/>
          <w:color w:val="000000" w:themeColor="text1"/>
          <w:sz w:val="20"/>
          <w:szCs w:val="20"/>
        </w:rPr>
        <w:t xml:space="preserve">, and duran.pdf.  </w:t>
      </w:r>
    </w:p>
    <w:p w14:paraId="170BA752" w14:textId="6729D877" w:rsidR="001B36B1" w:rsidRPr="001F4C5C" w:rsidRDefault="001B36B1" w:rsidP="001F4C5C">
      <w:pPr>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ab/>
        <w:t xml:space="preserve">If two authors or more have the same last name, their first initial(s) can be substituted for the fifth, fourth, third... letters of their surname until the degree where there is differentiation. For </w:t>
      </w:r>
      <w:r w:rsidR="00216141">
        <w:rPr>
          <w:rStyle w:val="BodyText2"/>
          <w:rFonts w:ascii="Times" w:hAnsi="Times"/>
          <w:color w:val="000000" w:themeColor="text1"/>
          <w:sz w:val="20"/>
          <w:szCs w:val="20"/>
        </w:rPr>
        <w:t>e</w:t>
      </w:r>
      <w:r w:rsidRPr="001F4C5C">
        <w:rPr>
          <w:rStyle w:val="BodyText2"/>
          <w:rFonts w:ascii="Times" w:hAnsi="Times"/>
          <w:color w:val="000000" w:themeColor="text1"/>
          <w:sz w:val="20"/>
          <w:szCs w:val="20"/>
        </w:rPr>
        <w:t>xample, two authors Michael and Monica Opp</w:t>
      </w:r>
      <w:r w:rsidR="00216141">
        <w:rPr>
          <w:rStyle w:val="BodyText2"/>
          <w:rFonts w:ascii="Times" w:hAnsi="Times"/>
          <w:color w:val="000000" w:themeColor="text1"/>
          <w:sz w:val="20"/>
          <w:szCs w:val="20"/>
        </w:rPr>
        <w:t>enheimer’s photos would be named</w:t>
      </w:r>
      <w:r w:rsidRPr="001F4C5C">
        <w:rPr>
          <w:rStyle w:val="BodyText2"/>
          <w:rFonts w:ascii="Times" w:hAnsi="Times"/>
          <w:color w:val="000000" w:themeColor="text1"/>
          <w:sz w:val="20"/>
          <w:szCs w:val="20"/>
        </w:rPr>
        <w:t xml:space="preserve"> </w:t>
      </w:r>
      <w:proofErr w:type="spellStart"/>
      <w:r w:rsidRPr="001F4C5C">
        <w:rPr>
          <w:rStyle w:val="BodyText2"/>
          <w:rFonts w:ascii="Times" w:hAnsi="Times"/>
          <w:color w:val="000000" w:themeColor="text1"/>
          <w:sz w:val="20"/>
          <w:szCs w:val="20"/>
        </w:rPr>
        <w:t>oppmi.tif</w:t>
      </w:r>
      <w:proofErr w:type="spellEnd"/>
      <w:r w:rsidRPr="001F4C5C">
        <w:rPr>
          <w:rStyle w:val="BodyText2"/>
          <w:rFonts w:ascii="Times" w:hAnsi="Times"/>
          <w:color w:val="000000" w:themeColor="text1"/>
          <w:sz w:val="20"/>
          <w:szCs w:val="20"/>
        </w:rPr>
        <w:t xml:space="preserve">, and </w:t>
      </w:r>
      <w:proofErr w:type="spellStart"/>
      <w:r w:rsidRPr="001F4C5C">
        <w:rPr>
          <w:rStyle w:val="BodyText2"/>
          <w:rFonts w:ascii="Times" w:hAnsi="Times"/>
          <w:color w:val="000000" w:themeColor="text1"/>
          <w:sz w:val="20"/>
          <w:szCs w:val="20"/>
        </w:rPr>
        <w:t>oppmo.eps</w:t>
      </w:r>
      <w:proofErr w:type="spellEnd"/>
      <w:r w:rsidRPr="001F4C5C">
        <w:rPr>
          <w:rStyle w:val="BodyText2"/>
          <w:rFonts w:ascii="Times" w:hAnsi="Times"/>
          <w:color w:val="000000" w:themeColor="text1"/>
          <w:sz w:val="20"/>
          <w:szCs w:val="20"/>
        </w:rPr>
        <w:t>.</w:t>
      </w:r>
    </w:p>
    <w:p w14:paraId="351EB215" w14:textId="77777777" w:rsidR="001B36B1" w:rsidRPr="001F4C5C" w:rsidRDefault="001B36B1" w:rsidP="001F4C5C">
      <w:pPr>
        <w:jc w:val="both"/>
        <w:rPr>
          <w:rStyle w:val="BodyText2"/>
          <w:rFonts w:ascii="Times" w:hAnsi="Times"/>
          <w:color w:val="000000" w:themeColor="text1"/>
          <w:sz w:val="20"/>
          <w:szCs w:val="20"/>
        </w:rPr>
      </w:pPr>
    </w:p>
    <w:p w14:paraId="75A2996E" w14:textId="77777777" w:rsidR="001B36B1" w:rsidRPr="001F4C5C" w:rsidRDefault="001B36B1" w:rsidP="001F4C5C">
      <w:pPr>
        <w:pStyle w:val="Ttulo2"/>
        <w:jc w:val="both"/>
        <w:rPr>
          <w:rStyle w:val="BodyText2"/>
          <w:rFonts w:asciiTheme="majorHAnsi" w:hAnsiTheme="majorHAnsi" w:cstheme="majorBidi"/>
          <w:color w:val="auto"/>
          <w:sz w:val="20"/>
          <w:szCs w:val="20"/>
        </w:rPr>
      </w:pPr>
      <w:r w:rsidRPr="001F4C5C">
        <w:rPr>
          <w:rStyle w:val="BodyText2"/>
          <w:rFonts w:asciiTheme="majorHAnsi" w:hAnsiTheme="majorHAnsi" w:cstheme="majorBidi"/>
          <w:color w:val="auto"/>
          <w:sz w:val="20"/>
          <w:szCs w:val="20"/>
        </w:rPr>
        <w:t>Referencing a Figure or Table Within Your Paper</w:t>
      </w:r>
    </w:p>
    <w:p w14:paraId="79E50DF0" w14:textId="77777777" w:rsidR="001B36B1" w:rsidRPr="001F4C5C" w:rsidRDefault="001B36B1" w:rsidP="001F4C5C">
      <w:pPr>
        <w:ind w:firstLine="144"/>
        <w:jc w:val="both"/>
        <w:rPr>
          <w:rStyle w:val="BodyText2"/>
          <w:rFonts w:ascii="Times" w:hAnsi="Times"/>
          <w:color w:val="000000" w:themeColor="text1"/>
          <w:sz w:val="20"/>
          <w:szCs w:val="20"/>
        </w:rPr>
      </w:pPr>
      <w:r w:rsidRPr="001F4C5C">
        <w:rPr>
          <w:rStyle w:val="BodyText2"/>
          <w:rFonts w:ascii="Times" w:hAnsi="Times"/>
          <w:color w:val="000000" w:themeColor="text1"/>
          <w:sz w:val="20"/>
          <w:szCs w:val="20"/>
        </w:rPr>
        <w:t>When referencing your figures and tables within your paper, use the abbreviation “F</w:t>
      </w:r>
      <w:r w:rsidR="0013354F" w:rsidRPr="0013354F">
        <w:rPr>
          <w:rStyle w:val="BodyText2"/>
          <w:rFonts w:ascii="Times" w:hAnsi="Times"/>
          <w:color w:val="000000" w:themeColor="text1"/>
          <w:sz w:val="20"/>
          <w:szCs w:val="20"/>
        </w:rPr>
        <w:t xml:space="preserve">ig.” even at the beginning of a </w:t>
      </w:r>
      <w:r w:rsidRPr="001F4C5C">
        <w:rPr>
          <w:rStyle w:val="BodyText2"/>
          <w:rFonts w:ascii="Times" w:hAnsi="Times"/>
          <w:color w:val="000000" w:themeColor="text1"/>
          <w:sz w:val="20"/>
          <w:szCs w:val="20"/>
        </w:rPr>
        <w:t>sentence. Do not abbreviate “Table.” Tables should be numbered with Roman Numerals.</w:t>
      </w:r>
    </w:p>
    <w:p w14:paraId="6354AF7D" w14:textId="77777777" w:rsidR="001B36B1" w:rsidRPr="00E857A2" w:rsidRDefault="001B36B1" w:rsidP="001F4C5C">
      <w:pPr>
        <w:pStyle w:val="Ttulo2"/>
        <w:jc w:val="both"/>
      </w:pPr>
      <w:r w:rsidRPr="00E857A2">
        <w:t>Checking Your Figures: The IEEE Graphics Checker</w:t>
      </w:r>
    </w:p>
    <w:p w14:paraId="42DD3FA1" w14:textId="77777777" w:rsidR="001B36B1" w:rsidRPr="00E857A2" w:rsidRDefault="001B36B1" w:rsidP="001F4C5C">
      <w:pPr>
        <w:ind w:firstLine="144"/>
        <w:jc w:val="both"/>
      </w:pPr>
      <w:r w:rsidRPr="00E857A2">
        <w:t xml:space="preserve">The IEEE Graphics Checker Tool enables authors to pre-screen their graphics for compliance with IEEE Transactions and Journals standards before submission. The online tool, located at </w:t>
      </w:r>
      <w:hyperlink r:id="rId20" w:history="1">
        <w:r w:rsidRPr="00E857A2">
          <w:rPr>
            <w:rStyle w:val="Hyperlink"/>
            <w:rFonts w:ascii="Times" w:hAnsi="Times"/>
            <w:color w:val="000000" w:themeColor="text1"/>
          </w:rPr>
          <w:t>http://graphicsqc.ieee.org/</w:t>
        </w:r>
      </w:hyperlink>
      <w:r w:rsidRPr="00E857A2">
        <w:t xml:space="preserve">, allows authors to upload their graphics in order to check that each file is the correct file format, resolution, size and </w:t>
      </w:r>
      <w:proofErr w:type="spellStart"/>
      <w:r w:rsidRPr="00E857A2">
        <w:t>colorspace</w:t>
      </w:r>
      <w:proofErr w:type="spellEnd"/>
      <w:r w:rsidRPr="00E857A2">
        <w:t>; that no fonts are missing or corrupt; that figures are not compiled in layers or have transparency, and that they are named according to the IEEE Transactions and Journals naming convention. At the end of this automated process, authors are provided with a detailed report on each graphic within the web applet, as well as by email.</w:t>
      </w:r>
    </w:p>
    <w:p w14:paraId="3CDEC893" w14:textId="78BD43FF" w:rsidR="001B36B1" w:rsidRPr="00E857A2" w:rsidRDefault="001B36B1" w:rsidP="001F4C5C">
      <w:pPr>
        <w:ind w:firstLine="144"/>
        <w:jc w:val="both"/>
      </w:pPr>
      <w:r w:rsidRPr="00E857A2">
        <w:t xml:space="preserve">For more information on using the Graphics Checker Tool </w:t>
      </w:r>
      <w:r w:rsidR="0013354F">
        <w:br/>
      </w:r>
      <w:r w:rsidRPr="00E857A2">
        <w:t>or any other graphics related topic, c</w:t>
      </w:r>
      <w:r w:rsidR="00216141">
        <w:t>ontact the IEEE Graphics Help</w:t>
      </w:r>
      <w:r w:rsidRPr="00E857A2">
        <w:t xml:space="preserve"> Desk by e-mail at </w:t>
      </w:r>
      <w:hyperlink r:id="rId21" w:history="1">
        <w:r w:rsidRPr="00E857A2">
          <w:rPr>
            <w:rStyle w:val="Hyperlink"/>
            <w:rFonts w:ascii="Times" w:hAnsi="Times"/>
            <w:color w:val="000000" w:themeColor="text1"/>
          </w:rPr>
          <w:t>graphics@ieee.org</w:t>
        </w:r>
      </w:hyperlink>
      <w:r w:rsidRPr="00E857A2">
        <w:t>.</w:t>
      </w:r>
    </w:p>
    <w:p w14:paraId="49C17503" w14:textId="77777777" w:rsidR="001B36B1" w:rsidRPr="00E857A2" w:rsidRDefault="001B36B1" w:rsidP="001F4C5C">
      <w:pPr>
        <w:jc w:val="both"/>
      </w:pPr>
    </w:p>
    <w:p w14:paraId="1DB2C41E" w14:textId="77777777" w:rsidR="001B36B1" w:rsidRPr="00E857A2" w:rsidRDefault="001B36B1" w:rsidP="001F4C5C">
      <w:pPr>
        <w:pStyle w:val="Ttulo2"/>
        <w:jc w:val="both"/>
      </w:pPr>
      <w:r w:rsidRPr="00E857A2">
        <w:t>Submitting Your Graphics</w:t>
      </w:r>
    </w:p>
    <w:p w14:paraId="6E1A6612" w14:textId="1B4C5DBC" w:rsidR="001B36B1" w:rsidRPr="00E857A2" w:rsidRDefault="001B36B1" w:rsidP="001F4C5C">
      <w:pPr>
        <w:ind w:firstLine="144"/>
        <w:jc w:val="both"/>
      </w:pPr>
      <w:r w:rsidRPr="00E857A2">
        <w:t xml:space="preserve">Because IEEE will do the final formatting of your paper, </w:t>
      </w:r>
      <w:r w:rsidR="0013354F">
        <w:br/>
      </w:r>
      <w:r w:rsidRPr="00E857A2">
        <w:t xml:space="preserve">you do not need to position figures and tables at the top and bottom of each column. In fact, all figures, figure captions, and tables can be placed at the end of your paper. In addition to, or even in lieu of submitting figures within your final manuscript, figures should be submitted individually, separate from the manuscript in one of the file formats listed above in </w:t>
      </w:r>
      <w:r w:rsidR="009E484E">
        <w:t>section VI-J</w:t>
      </w:r>
      <w:r w:rsidRPr="00E857A2">
        <w:t>. Place figure captions below the figures; place table titles above the tables. Please do not include ca</w:t>
      </w:r>
      <w:r w:rsidR="00216141">
        <w:t xml:space="preserve">ptions as part of the figures, </w:t>
      </w:r>
      <w:r w:rsidRPr="00E857A2">
        <w:t>or put them in “text boxes” linked to the figures. Also, do not place borders around the outside of your figures.</w:t>
      </w:r>
    </w:p>
    <w:p w14:paraId="05CAC311" w14:textId="77777777" w:rsidR="001B36B1" w:rsidRPr="00E857A2" w:rsidRDefault="001B36B1" w:rsidP="001F4C5C">
      <w:pPr>
        <w:jc w:val="both"/>
      </w:pPr>
    </w:p>
    <w:p w14:paraId="4EAA26D6" w14:textId="77777777" w:rsidR="001B36B1" w:rsidRPr="00EF4701" w:rsidRDefault="001B36B1" w:rsidP="001F4C5C">
      <w:pPr>
        <w:pStyle w:val="Ttulo2"/>
        <w:jc w:val="both"/>
        <w:rPr>
          <w:rStyle w:val="BodyText2"/>
          <w:rFonts w:asciiTheme="majorHAnsi" w:hAnsiTheme="majorHAnsi" w:cstheme="majorBidi"/>
          <w:i w:val="0"/>
          <w:iCs w:val="0"/>
          <w:color w:val="auto"/>
          <w:sz w:val="20"/>
          <w:szCs w:val="20"/>
        </w:rPr>
      </w:pPr>
      <w:r w:rsidRPr="00EF4701">
        <w:rPr>
          <w:rStyle w:val="BodyText2"/>
          <w:rFonts w:asciiTheme="majorHAnsi" w:hAnsiTheme="majorHAnsi" w:cstheme="majorBidi"/>
          <w:color w:val="auto"/>
          <w:sz w:val="20"/>
          <w:szCs w:val="20"/>
        </w:rPr>
        <w:t>Color Processing / Printing in IEEE Journals</w:t>
      </w:r>
    </w:p>
    <w:p w14:paraId="70A0BA67" w14:textId="5A4678EE" w:rsidR="001B36B1" w:rsidRPr="0013354F" w:rsidRDefault="001B36B1" w:rsidP="001F4C5C">
      <w:pPr>
        <w:ind w:firstLine="144"/>
        <w:jc w:val="both"/>
      </w:pPr>
      <w:r w:rsidRPr="0013354F">
        <w:t xml:space="preserve">All IEEE </w:t>
      </w:r>
      <w:r w:rsidR="009F40FB">
        <w:t>Transactions</w:t>
      </w:r>
      <w:r w:rsidRPr="0013354F">
        <w:t xml:space="preserve">, </w:t>
      </w:r>
      <w:r w:rsidR="009F40FB">
        <w:t>Journals</w:t>
      </w:r>
      <w:r w:rsidRPr="0013354F">
        <w:t xml:space="preserve">, and </w:t>
      </w:r>
      <w:r w:rsidR="009F40FB">
        <w:t>Letters</w:t>
      </w:r>
      <w:r w:rsidRPr="0013354F">
        <w:t xml:space="preserve"> allow an author to publish color figures on </w:t>
      </w:r>
      <w:r w:rsidR="00104BB0">
        <w:t>IEEE</w:t>
      </w:r>
      <w:r w:rsidR="003427CE">
        <w:t xml:space="preserve"> </w:t>
      </w:r>
      <w:proofErr w:type="spellStart"/>
      <w:r w:rsidRPr="001F4C5C">
        <w:rPr>
          <w:i/>
        </w:rPr>
        <w:t>Xplore</w:t>
      </w:r>
      <w:proofErr w:type="spellEnd"/>
      <w:r w:rsidR="00104BB0" w:rsidRPr="00DE07FA">
        <w:rPr>
          <w:vertAlign w:val="superscript"/>
        </w:rPr>
        <w:t>®</w:t>
      </w:r>
      <w:r w:rsidRPr="0013354F">
        <w:t xml:space="preserve"> at no charge, and automatically convert them to grayscale for print versions. </w:t>
      </w:r>
      <w:r w:rsidRPr="001F4C5C">
        <w:rPr>
          <w:rStyle w:val="BodyText2"/>
          <w:rFonts w:ascii="Times" w:hAnsi="Times"/>
          <w:color w:val="000000" w:themeColor="text1"/>
          <w:sz w:val="20"/>
          <w:szCs w:val="20"/>
        </w:rPr>
        <w:t xml:space="preserve">In most journals, figures and tables may alternatively be printed in color if an author chooses to do so. Please </w:t>
      </w:r>
      <w:r w:rsidR="00104BB0" w:rsidRPr="0013354F">
        <w:rPr>
          <w:rStyle w:val="BodyText2"/>
          <w:rFonts w:ascii="Times" w:hAnsi="Times"/>
          <w:color w:val="000000" w:themeColor="text1"/>
          <w:sz w:val="20"/>
          <w:szCs w:val="20"/>
        </w:rPr>
        <w:t>note that</w:t>
      </w:r>
      <w:r w:rsidRPr="001F4C5C">
        <w:rPr>
          <w:rStyle w:val="BodyText2"/>
          <w:rFonts w:ascii="Times" w:hAnsi="Times"/>
          <w:color w:val="000000" w:themeColor="text1"/>
          <w:sz w:val="20"/>
          <w:szCs w:val="20"/>
        </w:rPr>
        <w:t xml:space="preserve"> this service comes at an extra expense to the author. If you intend to have print color graphics, include a note with your final paper indicating which figures or tables you would like to be handled that way, and stating that you are willing to pay the additional fee.</w:t>
      </w:r>
    </w:p>
    <w:p w14:paraId="3D2024FD" w14:textId="51686347" w:rsidR="005D72BB" w:rsidRPr="00717AE1" w:rsidRDefault="005D72BB" w:rsidP="0013354F">
      <w:pPr>
        <w:pStyle w:val="Text"/>
      </w:pPr>
    </w:p>
    <w:p w14:paraId="0037124E" w14:textId="77777777" w:rsidR="00E97402" w:rsidRDefault="00E97402" w:rsidP="001F4C5C">
      <w:pPr>
        <w:pStyle w:val="Ttulo1"/>
        <w:jc w:val="both"/>
      </w:pPr>
      <w:r>
        <w:lastRenderedPageBreak/>
        <w:t>Conclusion</w:t>
      </w:r>
    </w:p>
    <w:p w14:paraId="5BC5F17B" w14:textId="77777777" w:rsidR="00E97402" w:rsidRPr="00CD684F" w:rsidRDefault="00E97402" w:rsidP="00CD684F">
      <w:pPr>
        <w:pStyle w:val="Ttulo2"/>
        <w:numPr>
          <w:ilvl w:val="0"/>
          <w:numId w:val="0"/>
        </w:numPr>
        <w:rPr>
          <w:i w:val="0"/>
        </w:rPr>
      </w:pPr>
      <w:r w:rsidRPr="00CD684F">
        <w:rPr>
          <w:i w:val="0"/>
        </w:rPr>
        <w:t xml:space="preserve">A conclusion section is not required. Although a conclusion may review the main points of the paper, do not replicate the abstract as the conclusion. A conclusion might elaborate on the importance of the work or suggest applications and extensions. </w:t>
      </w:r>
    </w:p>
    <w:p w14:paraId="53CDEFE6" w14:textId="77777777" w:rsidR="00E97402" w:rsidRDefault="00E97402" w:rsidP="001F4C5C">
      <w:pPr>
        <w:pStyle w:val="ReferenceHead"/>
        <w:jc w:val="both"/>
      </w:pPr>
      <w:r>
        <w:t>Appendix</w:t>
      </w:r>
    </w:p>
    <w:p w14:paraId="1E792838" w14:textId="7F5A276E" w:rsidR="00E97402" w:rsidRDefault="00E97402" w:rsidP="0013354F">
      <w:pPr>
        <w:pStyle w:val="Text"/>
      </w:pPr>
      <w:r>
        <w:t>Appendixes</w:t>
      </w:r>
      <w:r w:rsidR="00EF4701">
        <w:t>, if needed, appear before the ac</w:t>
      </w:r>
      <w:r>
        <w:t>knowledgment.</w:t>
      </w:r>
    </w:p>
    <w:p w14:paraId="2908A1C5" w14:textId="77777777" w:rsidR="00E97402" w:rsidRDefault="00E97402" w:rsidP="001F4C5C">
      <w:pPr>
        <w:pStyle w:val="Style1"/>
        <w:jc w:val="both"/>
      </w:pPr>
      <w:r>
        <w:t>Acknowledgment</w:t>
      </w:r>
    </w:p>
    <w:p w14:paraId="4B32C999" w14:textId="52D5F0F4" w:rsidR="00E97402" w:rsidRPr="00104BB0" w:rsidRDefault="00E97402" w:rsidP="0013354F">
      <w:pPr>
        <w:pStyle w:val="Text"/>
        <w:rPr>
          <w:bCs/>
        </w:rPr>
      </w:pPr>
      <w:r>
        <w:t xml:space="preserve">The preferred spelling of the word “acknowledgment” in American English is without an “e” after the “g.” Use the singular heading even if you have many acknowledgments. Avoid expressions such as “One of us (S.B.A.) would like to thank ... .” Instead, write “F. A. Author thanks ... .” </w:t>
      </w:r>
      <w:r w:rsidR="00B53F81" w:rsidRPr="00104BB0">
        <w:rPr>
          <w:bCs/>
        </w:rPr>
        <w:t xml:space="preserve">In most cases, </w:t>
      </w:r>
      <w:r w:rsidR="00550BF5" w:rsidRPr="00104BB0">
        <w:rPr>
          <w:bCs/>
        </w:rPr>
        <w:t>s</w:t>
      </w:r>
      <w:r w:rsidRPr="00104BB0">
        <w:rPr>
          <w:bCs/>
        </w:rPr>
        <w:t>ponsor and financial support acknowledgments are placed in the unnumbered footnote on the first page, not here.</w:t>
      </w:r>
    </w:p>
    <w:p w14:paraId="766CD3E9" w14:textId="38C46828" w:rsidR="005D72BB" w:rsidRDefault="005D72BB" w:rsidP="001F4C5C">
      <w:pPr>
        <w:pStyle w:val="Style1"/>
        <w:jc w:val="both"/>
      </w:pPr>
      <w:r>
        <w:t>References</w:t>
      </w:r>
      <w:r w:rsidR="00C075EF">
        <w:t xml:space="preserve"> and Footnotes</w:t>
      </w:r>
    </w:p>
    <w:p w14:paraId="5F7710E3" w14:textId="1F474E55" w:rsidR="003427CE" w:rsidRDefault="003427CE" w:rsidP="003427CE">
      <w:pPr>
        <w:pStyle w:val="Ttulo2"/>
        <w:numPr>
          <w:ilvl w:val="0"/>
          <w:numId w:val="29"/>
        </w:numPr>
        <w:tabs>
          <w:tab w:val="left" w:pos="180"/>
        </w:tabs>
        <w:ind w:left="90" w:firstLine="0"/>
      </w:pPr>
      <w:r>
        <w:t>References</w:t>
      </w:r>
    </w:p>
    <w:p w14:paraId="480A8FF9" w14:textId="429F0A0B" w:rsidR="005D72BB" w:rsidRDefault="00C075EF" w:rsidP="0013354F">
      <w:pPr>
        <w:pStyle w:val="Text"/>
      </w:pPr>
      <w:r>
        <w:t xml:space="preserve">References need not be cited in text. When they are, number citations on the line, in square </w:t>
      </w:r>
      <w:r w:rsidR="00143F2E">
        <w:t>brackets inside</w:t>
      </w:r>
      <w:r>
        <w:t xml:space="preserve"> the punctuation.  Multiple references </w:t>
      </w:r>
      <w:r w:rsidR="005D72BB">
        <w:t>are each numbere</w:t>
      </w:r>
      <w:r>
        <w:t>d with separate brackets</w:t>
      </w:r>
      <w:r w:rsidR="005D72BB">
        <w:t xml:space="preserve">. When citing a section in a book, please give the relevant page numbers. In </w:t>
      </w:r>
      <w:r>
        <w:t>text</w:t>
      </w:r>
      <w:r w:rsidR="005D72BB">
        <w:t>, refer simply to</w:t>
      </w:r>
      <w:r>
        <w:t xml:space="preserve"> the reference number. Do not use “Ref.” or “reference</w:t>
      </w:r>
      <w:r w:rsidR="005D72BB">
        <w:t xml:space="preserve">” except at the beginning of a sentence: “Reference [3] shows ... .” Please do not use automatic endnotes in </w:t>
      </w:r>
      <w:r w:rsidR="005D72BB">
        <w:rPr>
          <w:i/>
          <w:iCs/>
        </w:rPr>
        <w:t>Word</w:t>
      </w:r>
      <w:r w:rsidR="005D72BB">
        <w:t>, rather, type the reference list at the end of the paper using the “References” style.</w:t>
      </w:r>
    </w:p>
    <w:p w14:paraId="564912E7" w14:textId="6D6D0608" w:rsidR="00823624" w:rsidRDefault="00C075EF" w:rsidP="005D72BB">
      <w:pPr>
        <w:pStyle w:val="Text"/>
        <w:ind w:firstLine="144"/>
        <w:rPr>
          <w:bCs/>
          <w:iCs/>
        </w:rPr>
      </w:pPr>
      <w:r w:rsidRPr="00C075EF">
        <w:rPr>
          <w:bCs/>
          <w:iCs/>
        </w:rPr>
        <w:t xml:space="preserve">Reference numbers are set flush left and form a column of their own, hanging out beyond the body of the reference. The reference numbers are on the line, enclosed in square brackets. In all references, the given name of the author or editor is abbreviated to the initial only and precedes the last name. </w:t>
      </w:r>
      <w:r w:rsidR="00216141">
        <w:rPr>
          <w:bCs/>
          <w:iCs/>
        </w:rPr>
        <w:t>U</w:t>
      </w:r>
      <w:r w:rsidR="00216141" w:rsidRPr="00C075EF">
        <w:rPr>
          <w:bCs/>
          <w:iCs/>
        </w:rPr>
        <w:t xml:space="preserve">se them all; use </w:t>
      </w:r>
      <w:r w:rsidR="00216141" w:rsidRPr="00216141">
        <w:rPr>
          <w:bCs/>
          <w:i/>
          <w:iCs/>
        </w:rPr>
        <w:t>et al</w:t>
      </w:r>
      <w:r w:rsidR="00216141" w:rsidRPr="00C075EF">
        <w:rPr>
          <w:bCs/>
          <w:iCs/>
        </w:rPr>
        <w:t>. only if n</w:t>
      </w:r>
      <w:r w:rsidR="00216141">
        <w:rPr>
          <w:bCs/>
          <w:iCs/>
        </w:rPr>
        <w:t xml:space="preserve">ames are not given. </w:t>
      </w:r>
      <w:r w:rsidRPr="00C075EF">
        <w:rPr>
          <w:bCs/>
          <w:iCs/>
        </w:rPr>
        <w:t xml:space="preserve">Use commas around Jr., Sr., and III in names. </w:t>
      </w:r>
      <w:r w:rsidR="00823624">
        <w:rPr>
          <w:bCs/>
          <w:iCs/>
        </w:rPr>
        <w:t>Abbreviate c</w:t>
      </w:r>
      <w:r w:rsidRPr="00C075EF">
        <w:rPr>
          <w:bCs/>
          <w:iCs/>
        </w:rPr>
        <w:t xml:space="preserve">onference titles.  When citing IEEE </w:t>
      </w:r>
      <w:r w:rsidR="00216141">
        <w:rPr>
          <w:bCs/>
          <w:iCs/>
        </w:rPr>
        <w:t>t</w:t>
      </w:r>
      <w:r w:rsidRPr="00C075EF">
        <w:rPr>
          <w:bCs/>
          <w:iCs/>
        </w:rPr>
        <w:t>ransactions, provide the issue number</w:t>
      </w:r>
      <w:r w:rsidR="00823624">
        <w:rPr>
          <w:bCs/>
          <w:iCs/>
        </w:rPr>
        <w:t>, page range, volume number, year,</w:t>
      </w:r>
      <w:r w:rsidRPr="00C075EF">
        <w:rPr>
          <w:bCs/>
          <w:iCs/>
        </w:rPr>
        <w:t xml:space="preserve"> </w:t>
      </w:r>
      <w:r w:rsidR="00823624">
        <w:rPr>
          <w:bCs/>
          <w:iCs/>
        </w:rPr>
        <w:t>and/</w:t>
      </w:r>
      <w:r w:rsidRPr="00C075EF">
        <w:rPr>
          <w:bCs/>
          <w:iCs/>
        </w:rPr>
        <w:t>or month if available. When referencing a patent, provide the day and the month of issue, or application. References may not include all information; please obtain an</w:t>
      </w:r>
      <w:r w:rsidR="00823624">
        <w:rPr>
          <w:bCs/>
          <w:iCs/>
        </w:rPr>
        <w:t xml:space="preserve">d include relevant information. </w:t>
      </w:r>
      <w:r w:rsidRPr="00C075EF">
        <w:rPr>
          <w:bCs/>
          <w:iCs/>
        </w:rPr>
        <w:t>Do not combine references. There must be only one reference with each number. If there is a URL included with the print reference, it can be included at the end of the</w:t>
      </w:r>
      <w:r w:rsidR="00823624">
        <w:rPr>
          <w:bCs/>
          <w:iCs/>
        </w:rPr>
        <w:t xml:space="preserve"> reference.</w:t>
      </w:r>
      <w:r w:rsidRPr="00C075EF">
        <w:rPr>
          <w:bCs/>
          <w:iCs/>
        </w:rPr>
        <w:t xml:space="preserve"> </w:t>
      </w:r>
    </w:p>
    <w:p w14:paraId="6C479B8C" w14:textId="49C19000" w:rsidR="005D72BB" w:rsidRDefault="00C075EF" w:rsidP="005D72BB">
      <w:pPr>
        <w:pStyle w:val="Text"/>
        <w:ind w:firstLine="144"/>
      </w:pPr>
      <w:r>
        <w:t>Other than books, c</w:t>
      </w:r>
      <w:r w:rsidR="005D72BB">
        <w:t>apitalize only the first word in a paper title, except for proper nouns and element symbols. For papers published in translation journals, please give the English citation first, followed by the origin</w:t>
      </w:r>
      <w:r>
        <w:t xml:space="preserve">al foreign-language citation See the end of this document for </w:t>
      </w:r>
      <w:r w:rsidR="00EF10AC">
        <w:t xml:space="preserve">formats and </w:t>
      </w:r>
      <w:r>
        <w:t>example</w:t>
      </w:r>
      <w:r w:rsidR="00EF10AC">
        <w:t>s of common references</w:t>
      </w:r>
      <w:r w:rsidR="005D72BB">
        <w:t>.</w:t>
      </w:r>
      <w:r w:rsidR="00DA258C">
        <w:t xml:space="preserve"> For a complete discussion of references and their formats, see “The IEEE Style Manual,” available as a PDF link off the </w:t>
      </w:r>
      <w:r w:rsidR="00DA258C" w:rsidRPr="00DA258C">
        <w:rPr>
          <w:i/>
          <w:u w:val="single"/>
        </w:rPr>
        <w:t>Author Digital Toolbox</w:t>
      </w:r>
      <w:r w:rsidR="00DA258C">
        <w:t xml:space="preserve"> main page.</w:t>
      </w:r>
    </w:p>
    <w:p w14:paraId="0D94C3BC" w14:textId="229E3C48" w:rsidR="003427CE" w:rsidRDefault="003427CE" w:rsidP="003427CE">
      <w:pPr>
        <w:pStyle w:val="Ttulo2"/>
      </w:pPr>
      <w:r>
        <w:t>Footnotes</w:t>
      </w:r>
    </w:p>
    <w:p w14:paraId="7D4B8476" w14:textId="77777777" w:rsidR="00C075EF" w:rsidRDefault="00C075EF" w:rsidP="00C075EF">
      <w:pPr>
        <w:pStyle w:val="Text"/>
      </w:pPr>
      <w:r>
        <w:t xml:space="preserve">Number footnotes separately in superscripts (Insert | </w:t>
      </w:r>
      <w:r>
        <w:t>Footnote).</w:t>
      </w:r>
      <w:r>
        <w:rPr>
          <w:rStyle w:val="Refdenotaderodap"/>
        </w:rPr>
        <w:footnoteReference w:id="2"/>
      </w:r>
      <w:r>
        <w:t xml:space="preserve"> Place the actual footnote at the bottom of the column in which it is cited; do not put footnotes in the reference list (endnotes). Use letters for table footnotes (see Table I). </w:t>
      </w:r>
    </w:p>
    <w:p w14:paraId="4BC5C60B" w14:textId="77777777" w:rsidR="00C075EF" w:rsidRDefault="00C075EF" w:rsidP="005D72BB">
      <w:pPr>
        <w:pStyle w:val="Text"/>
        <w:ind w:firstLine="144"/>
      </w:pPr>
    </w:p>
    <w:p w14:paraId="70E8B2D6" w14:textId="3C98F610" w:rsidR="009C7D17" w:rsidRDefault="008D69E9" w:rsidP="009C7D17">
      <w:pPr>
        <w:pStyle w:val="Ttulo1"/>
      </w:pPr>
      <w:r>
        <w:t>Submitting Your P</w:t>
      </w:r>
      <w:r w:rsidR="009C7D17">
        <w:t>aper for Review</w:t>
      </w:r>
    </w:p>
    <w:p w14:paraId="2A21A039" w14:textId="0141A520" w:rsidR="009C7D17" w:rsidRDefault="00EE6FFC" w:rsidP="009C7D17">
      <w:pPr>
        <w:pStyle w:val="Ttulo2"/>
      </w:pPr>
      <w:r>
        <w:t xml:space="preserve">Review Stage </w:t>
      </w:r>
      <w:r w:rsidR="009C7D17">
        <w:t>Using Word 6.</w:t>
      </w:r>
      <w:r w:rsidR="00104BB0">
        <w:t>0</w:t>
      </w:r>
      <w:r w:rsidR="009C7D17">
        <w:t xml:space="preserve"> or Higher</w:t>
      </w:r>
    </w:p>
    <w:p w14:paraId="63DE9C35" w14:textId="77777777" w:rsidR="009C7D17" w:rsidRDefault="009C7D17" w:rsidP="009C7D17">
      <w:pPr>
        <w:pStyle w:val="Text"/>
      </w:pPr>
      <w:r>
        <w:t>If you want to submit your file with one column electronically, please do the following:</w:t>
      </w:r>
    </w:p>
    <w:p w14:paraId="6E1B7631" w14:textId="77777777" w:rsidR="009C7D17" w:rsidRDefault="009C7D17" w:rsidP="009C7D17">
      <w:pPr>
        <w:pStyle w:val="Text"/>
      </w:pPr>
      <w:r>
        <w:tab/>
        <w:t>--First, click on the View menu and choose Print Layout.</w:t>
      </w:r>
    </w:p>
    <w:p w14:paraId="2E9226F2" w14:textId="77777777" w:rsidR="009C7D17" w:rsidRDefault="009C7D17" w:rsidP="009C7D17">
      <w:pPr>
        <w:pStyle w:val="Text"/>
      </w:pPr>
      <w:r>
        <w:tab/>
        <w:t>--Second, place your cursor in the first paragraph. Go to the Format menu, choose Columns, choose one column Layout, and choose “apply to whole document” from the dropdown menu.</w:t>
      </w:r>
    </w:p>
    <w:p w14:paraId="37ECD008" w14:textId="77777777" w:rsidR="009C7D17" w:rsidRDefault="009C7D17" w:rsidP="009C7D17">
      <w:pPr>
        <w:pStyle w:val="Text"/>
      </w:pPr>
      <w:r>
        <w:tab/>
        <w:t>--Third, click and drag the right margin bar to just over 4 inches in width.</w:t>
      </w:r>
    </w:p>
    <w:p w14:paraId="12F58CA4" w14:textId="77777777" w:rsidR="009C7D17" w:rsidRDefault="009C7D17" w:rsidP="009C7D17">
      <w:pPr>
        <w:pStyle w:val="Text"/>
      </w:pPr>
      <w:r>
        <w:t>The graphics will stay in the “second” column, but you can drag them to the first column. Make the graphic wider to push out any text that may try to fill in next to the graphic.</w:t>
      </w:r>
    </w:p>
    <w:p w14:paraId="712118DC" w14:textId="6931146B" w:rsidR="009C7D17" w:rsidRDefault="00EE6FFC" w:rsidP="009C7D17">
      <w:pPr>
        <w:pStyle w:val="Ttulo2"/>
      </w:pPr>
      <w:r>
        <w:t xml:space="preserve">Final Stage </w:t>
      </w:r>
      <w:r w:rsidR="009C7D17">
        <w:t>Using Word 6.0</w:t>
      </w:r>
    </w:p>
    <w:p w14:paraId="1DC3B359" w14:textId="050D146E" w:rsidR="009C7D17" w:rsidRDefault="009C7D17" w:rsidP="009C7D17">
      <w:pPr>
        <w:pStyle w:val="Text"/>
      </w:pPr>
      <w:r>
        <w:t xml:space="preserve">When you submit your final version (after your paper has been accepted), print it in two-column format, including figures and tables. You must also send your final manuscript on a disk, via e-mail, or through a Web manuscript submission system as directed by the society contact. You may use </w:t>
      </w:r>
      <w:r>
        <w:rPr>
          <w:i/>
          <w:iCs/>
        </w:rPr>
        <w:t>Zip</w:t>
      </w:r>
      <w:r w:rsidR="008D69E9">
        <w:t xml:space="preserve"> </w:t>
      </w:r>
      <w:r>
        <w:t xml:space="preserve">for large files, or compress files using </w:t>
      </w:r>
      <w:r>
        <w:rPr>
          <w:i/>
          <w:iCs/>
        </w:rPr>
        <w:t xml:space="preserve">Compress, </w:t>
      </w:r>
      <w:proofErr w:type="spellStart"/>
      <w:r>
        <w:rPr>
          <w:i/>
          <w:iCs/>
        </w:rPr>
        <w:t>Pkzip</w:t>
      </w:r>
      <w:proofErr w:type="spellEnd"/>
      <w:r>
        <w:rPr>
          <w:i/>
          <w:iCs/>
        </w:rPr>
        <w:t>, Stuffit,</w:t>
      </w:r>
      <w:r>
        <w:t xml:space="preserve"> or </w:t>
      </w:r>
      <w:proofErr w:type="spellStart"/>
      <w:r>
        <w:rPr>
          <w:i/>
          <w:iCs/>
        </w:rPr>
        <w:t>Gzip</w:t>
      </w:r>
      <w:proofErr w:type="spellEnd"/>
      <w:r>
        <w:rPr>
          <w:i/>
          <w:iCs/>
        </w:rPr>
        <w:t>.</w:t>
      </w:r>
      <w:r>
        <w:t xml:space="preserve"> </w:t>
      </w:r>
    </w:p>
    <w:p w14:paraId="77C427BC" w14:textId="77777777" w:rsidR="009C7D17" w:rsidRDefault="009C7D17" w:rsidP="009C7D17">
      <w:pPr>
        <w:pStyle w:val="Text"/>
      </w:pPr>
      <w:r>
        <w:t>Also, send a sheet of paper or PDF with complete contact information for all authors. Include full mailing addresses, telephone numbers, fax numbers, and e-mail addresses. This information will be used to send each author a complimentary copy of the journal in which the paper appears. In addition, designate one author as the “corresponding author.” This is the author to whom proofs of the paper will be sent. Proofs are sent to the corresponding author only.</w:t>
      </w:r>
    </w:p>
    <w:p w14:paraId="3B353F4C" w14:textId="7610E582" w:rsidR="009C7D17" w:rsidRDefault="00EE6FFC" w:rsidP="009C7D17">
      <w:pPr>
        <w:pStyle w:val="Ttulo2"/>
      </w:pPr>
      <w:r>
        <w:t xml:space="preserve">Review Stage </w:t>
      </w:r>
      <w:r w:rsidR="009C7D17">
        <w:t xml:space="preserve">Using </w:t>
      </w:r>
      <w:proofErr w:type="spellStart"/>
      <w:r w:rsidR="009C7D17" w:rsidRPr="0088508F">
        <w:t>ScholarOne</w:t>
      </w:r>
      <w:proofErr w:type="spellEnd"/>
      <w:r w:rsidR="008D69E9" w:rsidRPr="001C50D7">
        <w:rPr>
          <w:color w:val="000000"/>
          <w:vertAlign w:val="superscript"/>
        </w:rPr>
        <w:t>®</w:t>
      </w:r>
      <w:r w:rsidR="009C7D17" w:rsidRPr="00C176FD">
        <w:t xml:space="preserve"> </w:t>
      </w:r>
      <w:r w:rsidR="009C7D17" w:rsidRPr="00065755">
        <w:t>Manuscripts</w:t>
      </w:r>
    </w:p>
    <w:p w14:paraId="43DE7B09" w14:textId="19338655"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Contributions to the </w:t>
      </w:r>
      <w:r w:rsidR="009F40FB">
        <w:rPr>
          <w:color w:val="000000"/>
        </w:rPr>
        <w:t>Transactions</w:t>
      </w:r>
      <w:r w:rsidRPr="001C50D7">
        <w:rPr>
          <w:color w:val="000000"/>
        </w:rPr>
        <w:t>,</w:t>
      </w:r>
      <w:r>
        <w:rPr>
          <w:color w:val="000000"/>
        </w:rPr>
        <w:t xml:space="preserve"> </w:t>
      </w:r>
      <w:r w:rsidRPr="001C50D7">
        <w:rPr>
          <w:color w:val="000000"/>
        </w:rPr>
        <w:t xml:space="preserve"> </w:t>
      </w:r>
      <w:r w:rsidR="009F40FB">
        <w:rPr>
          <w:color w:val="000000"/>
        </w:rPr>
        <w:t>Journals</w:t>
      </w:r>
      <w:r w:rsidRPr="001C50D7">
        <w:rPr>
          <w:color w:val="000000"/>
        </w:rPr>
        <w:t xml:space="preserve">, and </w:t>
      </w:r>
      <w:r w:rsidR="009F40FB">
        <w:rPr>
          <w:color w:val="000000"/>
        </w:rPr>
        <w:t>Letters</w:t>
      </w:r>
      <w:r w:rsidRPr="001C50D7">
        <w:rPr>
          <w:color w:val="000000"/>
        </w:rPr>
        <w:t xml:space="preserve"> may be submitted electronically on IEEE’s on-line manuscript submission and peer-review system, </w:t>
      </w:r>
      <w:proofErr w:type="spellStart"/>
      <w:r w:rsidRPr="001C50D7">
        <w:rPr>
          <w:color w:val="000000"/>
        </w:rPr>
        <w:t>ScholarOne</w:t>
      </w:r>
      <w:proofErr w:type="spellEnd"/>
      <w:r w:rsidRPr="001C50D7">
        <w:rPr>
          <w:color w:val="000000"/>
          <w:vertAlign w:val="superscript"/>
        </w:rPr>
        <w:t>®</w:t>
      </w:r>
      <w:r w:rsidRPr="001C50D7">
        <w:rPr>
          <w:color w:val="000000"/>
        </w:rPr>
        <w:t xml:space="preserve"> Manuscripts. </w:t>
      </w:r>
      <w:r w:rsidR="00F577F6">
        <w:rPr>
          <w:color w:val="000000"/>
        </w:rPr>
        <w:t xml:space="preserve"> You can get a listing of the publications that participate in </w:t>
      </w:r>
      <w:proofErr w:type="spellStart"/>
      <w:r w:rsidR="00F577F6" w:rsidRPr="001C50D7">
        <w:rPr>
          <w:color w:val="000000"/>
        </w:rPr>
        <w:t>ScholarOne</w:t>
      </w:r>
      <w:proofErr w:type="spellEnd"/>
      <w:r w:rsidR="00F577F6">
        <w:rPr>
          <w:color w:val="000000"/>
          <w:vertAlign w:val="superscript"/>
        </w:rPr>
        <w:t xml:space="preserve"> </w:t>
      </w:r>
      <w:r w:rsidR="00F577F6" w:rsidRPr="00F577F6">
        <w:rPr>
          <w:color w:val="000000"/>
        </w:rPr>
        <w:t xml:space="preserve">at </w:t>
      </w:r>
      <w:hyperlink r:id="rId22" w:history="1">
        <w:r w:rsidR="00EE6FFC" w:rsidRPr="00603B0D">
          <w:rPr>
            <w:rStyle w:val="Hyperlink"/>
          </w:rPr>
          <w:t>http://www.ieee.org/publications_standards/publications/authors/authors_submission.html</w:t>
        </w:r>
      </w:hyperlink>
      <w:r w:rsidR="00EE6FFC">
        <w:rPr>
          <w:color w:val="000000"/>
        </w:rPr>
        <w:t xml:space="preserve"> </w:t>
      </w:r>
      <w:r w:rsidRPr="001C50D7">
        <w:rPr>
          <w:color w:val="000000"/>
        </w:rPr>
        <w:t xml:space="preserve">First check if you have an existing account. If there is none, please create a new account. After logging in, go to your Author Center and click “Submit First Draft of a New Manuscript.” </w:t>
      </w:r>
    </w:p>
    <w:p w14:paraId="4922E029" w14:textId="68B5203A" w:rsidR="00C621D6" w:rsidRPr="001C50D7" w:rsidRDefault="00C621D6" w:rsidP="00C621D6">
      <w:pPr>
        <w:tabs>
          <w:tab w:val="left" w:pos="360"/>
        </w:tabs>
        <w:autoSpaceDE w:val="0"/>
        <w:autoSpaceDN w:val="0"/>
        <w:adjustRightInd w:val="0"/>
        <w:ind w:firstLine="360"/>
        <w:jc w:val="both"/>
        <w:rPr>
          <w:color w:val="000000"/>
        </w:rPr>
      </w:pPr>
      <w:r w:rsidRPr="001C50D7">
        <w:rPr>
          <w:color w:val="000000"/>
        </w:rPr>
        <w:t xml:space="preserve">Along with other information, you will be asked to select the subject from a pull-down list. Depending on the journal, there are various steps to the submission process; you must complete all steps for a complete submission. At the end of each step you must click “Save and Continue”; just uploading the paper is not sufficient. After the last step, you should see a confirmation that the submission is complete. You should also </w:t>
      </w:r>
      <w:r w:rsidRPr="001C50D7">
        <w:rPr>
          <w:color w:val="000000"/>
        </w:rPr>
        <w:lastRenderedPageBreak/>
        <w:t xml:space="preserve">receive an e-mail confirmation. For inquiries regarding the submission of your paper on </w:t>
      </w:r>
      <w:proofErr w:type="spellStart"/>
      <w:r w:rsidRPr="001C50D7">
        <w:rPr>
          <w:color w:val="000000"/>
        </w:rPr>
        <w:t>ScholarOne</w:t>
      </w:r>
      <w:proofErr w:type="spellEnd"/>
      <w:r w:rsidRPr="001C50D7">
        <w:rPr>
          <w:color w:val="000000"/>
        </w:rPr>
        <w:t xml:space="preserve"> Manuscripts, please contact oprs-support@ieee.org or call +1 732 465 5861.</w:t>
      </w:r>
    </w:p>
    <w:p w14:paraId="59FE6134" w14:textId="07A23780" w:rsidR="00C621D6" w:rsidRPr="001C50D7" w:rsidRDefault="00C621D6" w:rsidP="00C621D6">
      <w:pPr>
        <w:tabs>
          <w:tab w:val="left" w:pos="360"/>
        </w:tabs>
        <w:autoSpaceDE w:val="0"/>
        <w:autoSpaceDN w:val="0"/>
        <w:adjustRightInd w:val="0"/>
        <w:ind w:firstLine="360"/>
        <w:jc w:val="both"/>
      </w:pPr>
      <w:proofErr w:type="spellStart"/>
      <w:r w:rsidRPr="001C50D7">
        <w:t>ScholarOne</w:t>
      </w:r>
      <w:proofErr w:type="spellEnd"/>
      <w:r w:rsidRPr="001C50D7">
        <w:t xml:space="preserve"> Manuscripts will accept files for review in various formats.  Please check the guidelines of the specific journal for which you plan to submit.  </w:t>
      </w:r>
    </w:p>
    <w:p w14:paraId="5BD560E0" w14:textId="77777777" w:rsidR="00C621D6" w:rsidRPr="001C50D7" w:rsidRDefault="00C621D6" w:rsidP="00C621D6">
      <w:pPr>
        <w:tabs>
          <w:tab w:val="left" w:pos="360"/>
        </w:tabs>
        <w:autoSpaceDE w:val="0"/>
        <w:autoSpaceDN w:val="0"/>
        <w:adjustRightInd w:val="0"/>
        <w:ind w:firstLine="360"/>
        <w:jc w:val="both"/>
      </w:pPr>
      <w:r w:rsidRPr="001C50D7">
        <w:t xml:space="preserve">You will be asked to file an electronic copyright form immediately upon completing the submission process (authors are responsible for obtaining any security clearances). Failure to submit the electronic copyright could result in publishing delays later.  You will also have the opportunity to designate your article as “open access” if you agree to pay the IEEE open access fee. </w:t>
      </w:r>
    </w:p>
    <w:p w14:paraId="52528C55" w14:textId="77777777" w:rsidR="00C621D6" w:rsidRPr="00C621D6" w:rsidRDefault="00C621D6" w:rsidP="00C621D6"/>
    <w:p w14:paraId="79F98BB9" w14:textId="17323C2D" w:rsidR="009C7D17" w:rsidRPr="0088508F" w:rsidRDefault="00EE6FFC" w:rsidP="009C7D17">
      <w:pPr>
        <w:pStyle w:val="Ttulo2"/>
      </w:pPr>
      <w:r>
        <w:t xml:space="preserve">Final Stage Using </w:t>
      </w:r>
      <w:proofErr w:type="spellStart"/>
      <w:r>
        <w:t>ScholarOne</w:t>
      </w:r>
      <w:proofErr w:type="spellEnd"/>
      <w:r>
        <w:t xml:space="preserve"> </w:t>
      </w:r>
      <w:r w:rsidR="009C7D17">
        <w:t xml:space="preserve"> </w:t>
      </w:r>
      <w:r w:rsidR="009C7D17" w:rsidRPr="00065755">
        <w:t>Manuscripts</w:t>
      </w:r>
    </w:p>
    <w:p w14:paraId="48444C48" w14:textId="77777777" w:rsidR="00C621D6" w:rsidRPr="001C50D7" w:rsidRDefault="00C621D6" w:rsidP="00C621D6">
      <w:pPr>
        <w:tabs>
          <w:tab w:val="left" w:pos="360"/>
        </w:tabs>
        <w:autoSpaceDE w:val="0"/>
        <w:autoSpaceDN w:val="0"/>
        <w:adjustRightInd w:val="0"/>
        <w:ind w:firstLine="360"/>
        <w:jc w:val="both"/>
      </w:pPr>
      <w:r w:rsidRPr="001C50D7">
        <w:t xml:space="preserve">Upon acceptance, you will receive an email with specific instructions regarding the submission of your final files.  To avoid any delays in publication, please be sure to follow these instructions.  Most journals require that final submissions be uploaded through </w:t>
      </w:r>
      <w:proofErr w:type="spellStart"/>
      <w:r w:rsidRPr="001C50D7">
        <w:t>ScholarOne</w:t>
      </w:r>
      <w:proofErr w:type="spellEnd"/>
      <w:r w:rsidRPr="001C50D7">
        <w:t xml:space="preserve"> Manuscripts, although some may still accept final submissions via email.  Final submissions should include source files of your accepted manuscript, high quality graphic files, and a formatted pdf file.  If you have any questions regarding the final submission process, please contact the administrative contact for the journal. </w:t>
      </w:r>
    </w:p>
    <w:p w14:paraId="52B40B70" w14:textId="4E6860AA" w:rsidR="00C621D6" w:rsidRPr="001C50D7" w:rsidRDefault="00C621D6" w:rsidP="00C621D6">
      <w:pPr>
        <w:tabs>
          <w:tab w:val="left" w:pos="360"/>
        </w:tabs>
        <w:autoSpaceDE w:val="0"/>
        <w:autoSpaceDN w:val="0"/>
        <w:adjustRightInd w:val="0"/>
        <w:ind w:firstLine="360"/>
        <w:jc w:val="both"/>
        <w:rPr>
          <w:color w:val="000000"/>
        </w:rPr>
      </w:pPr>
      <w:r w:rsidRPr="001C50D7">
        <w:rPr>
          <w:color w:val="FF0000"/>
        </w:rPr>
        <w:t xml:space="preserve"> </w:t>
      </w:r>
      <w:r w:rsidRPr="001C50D7">
        <w:rPr>
          <w:color w:val="000000"/>
        </w:rPr>
        <w:t xml:space="preserve">In addition to this, upload a file with complete contact information for all authors. Include full mailing addresses, telephone numbers, fax numbers, and e-mail addresses. Designate the author who submitted the manuscript on </w:t>
      </w:r>
      <w:proofErr w:type="spellStart"/>
      <w:r w:rsidRPr="001C50D7">
        <w:rPr>
          <w:color w:val="000000"/>
        </w:rPr>
        <w:t>ScholarOne</w:t>
      </w:r>
      <w:proofErr w:type="spellEnd"/>
      <w:r w:rsidRPr="001C50D7">
        <w:rPr>
          <w:color w:val="000000"/>
        </w:rPr>
        <w:t xml:space="preserve"> Manuscripts as the “corresponding author.” This is the only author to whom proofs of the paper will be sent. </w:t>
      </w:r>
    </w:p>
    <w:p w14:paraId="5AB4DB4D" w14:textId="6AD80B47" w:rsidR="009C7D17" w:rsidRDefault="00C2378A" w:rsidP="00C2378A">
      <w:pPr>
        <w:pStyle w:val="Text"/>
      </w:pPr>
      <w:r>
        <w:rPr>
          <w:rFonts w:ascii="Helv" w:hAnsi="Helv" w:cs="Helv"/>
          <w:color w:val="000000"/>
        </w:rPr>
        <w:br/>
      </w:r>
    </w:p>
    <w:p w14:paraId="43610B6A" w14:textId="77777777" w:rsidR="00E97B99" w:rsidRPr="00E97B99" w:rsidRDefault="00E97B99" w:rsidP="001F4C5C">
      <w:pPr>
        <w:pStyle w:val="Ttulo2"/>
      </w:pPr>
      <w:r w:rsidRPr="00E97B99">
        <w:t>Copyright Form</w:t>
      </w:r>
    </w:p>
    <w:p w14:paraId="7CFFB1AD" w14:textId="77777777" w:rsidR="00E97B99" w:rsidRDefault="00E97B99" w:rsidP="00E97B99">
      <w:pPr>
        <w:pStyle w:val="Text"/>
      </w:pPr>
      <w:r>
        <w:t xml:space="preserve">An IEEE copyright form should accompany your final submission. You can get a .pdf, .html, or .doc version at </w:t>
      </w:r>
      <w:hyperlink r:id="rId23" w:history="1">
        <w:r>
          <w:rPr>
            <w:rStyle w:val="Hyperlink"/>
          </w:rPr>
          <w:t>http://www.ieee.org/copyright</w:t>
        </w:r>
      </w:hyperlink>
      <w:r>
        <w:rPr>
          <w:i/>
          <w:iCs/>
        </w:rPr>
        <w:t>.</w:t>
      </w:r>
      <w:r>
        <w:t xml:space="preserve"> Authors are responsible for obtaining any security clearances.</w:t>
      </w:r>
    </w:p>
    <w:p w14:paraId="785047AF" w14:textId="77777777" w:rsidR="005D72BB" w:rsidRDefault="005D72BB" w:rsidP="005D72BB">
      <w:pPr>
        <w:pStyle w:val="Ttulo1"/>
      </w:pPr>
      <w:r>
        <w:t>Editorial Policy</w:t>
      </w:r>
    </w:p>
    <w:p w14:paraId="3ADAFEEF" w14:textId="77777777" w:rsidR="005D72BB" w:rsidRDefault="005D72BB" w:rsidP="005D72BB">
      <w:pPr>
        <w:pStyle w:val="Text"/>
      </w:pPr>
      <w:r>
        <w:t>Submission of a manuscript is not required for participation in a conference. Do not submit a reworked version of a paper you have submitted or published elsewhere. Do not publish “preliminary” data or results. The submitting author is responsible for obtaining agreement of all coauthors and any consent required from sponsors before submitting a paper. The IEEE Transactions and Journals Department strongly discourages courtesy authorship. It is the obligation of the authors to cite relevant prior work.</w:t>
      </w:r>
    </w:p>
    <w:p w14:paraId="7E72E220" w14:textId="100B326D" w:rsidR="005D72BB" w:rsidRDefault="005D72BB" w:rsidP="005D72BB">
      <w:pPr>
        <w:pStyle w:val="Text"/>
      </w:pPr>
      <w:r>
        <w:t xml:space="preserve">The IEEE Transactions and Journals Department does not publish conference records or proceedings. The </w:t>
      </w:r>
      <w:r w:rsidR="00EE6FFC">
        <w:t>department</w:t>
      </w:r>
      <w:r w:rsidR="009F40FB">
        <w:t xml:space="preserve"> </w:t>
      </w:r>
      <w:r w:rsidR="00EE6FFC">
        <w:t xml:space="preserve"> does</w:t>
      </w:r>
      <w:r>
        <w:t xml:space="preserve"> publish papers related to conferences that have been recommended for publication on the basis of peer review. As a matter of convenience and service to the technical community, these topical papers are typically collected and published in one </w:t>
      </w:r>
      <w:r w:rsidR="009C7D17">
        <w:t>special issue</w:t>
      </w:r>
      <w:r>
        <w:t xml:space="preserve"> of most</w:t>
      </w:r>
      <w:r>
        <w:rPr>
          <w:i/>
          <w:iCs/>
        </w:rPr>
        <w:t xml:space="preserve"> </w:t>
      </w:r>
      <w:r w:rsidR="009C7D17">
        <w:t>transactions</w:t>
      </w:r>
      <w:r>
        <w:rPr>
          <w:sz w:val="16"/>
          <w:szCs w:val="16"/>
        </w:rPr>
        <w:t xml:space="preserve"> </w:t>
      </w:r>
      <w:r w:rsidRPr="001F4C5C">
        <w:t>publications</w:t>
      </w:r>
      <w:r>
        <w:rPr>
          <w:sz w:val="16"/>
          <w:szCs w:val="16"/>
        </w:rPr>
        <w:t>.</w:t>
      </w:r>
    </w:p>
    <w:p w14:paraId="1859D486" w14:textId="7856E5B2" w:rsidR="005D72BB" w:rsidRDefault="005D72BB" w:rsidP="005D72BB">
      <w:pPr>
        <w:pStyle w:val="Text"/>
      </w:pPr>
      <w:r>
        <w:t xml:space="preserve">At least two reviews are required for every paper submitted. </w:t>
      </w:r>
      <w:r>
        <w:t xml:space="preserve">For conference-related papers, the decision to accept or reject a paper is made by the conference editors and publications committee; the recommendations of the referees are advisory only. Indecipherable English is a valid reason for rejection. There is a service available that will help you improve your English for a fee, and the link to that service can be found at </w:t>
      </w:r>
      <w:hyperlink r:id="rId24" w:history="1">
        <w:r w:rsidRPr="00625E96">
          <w:rPr>
            <w:rStyle w:val="Hyperlink"/>
            <w:sz w:val="18"/>
          </w:rPr>
          <w:t>http://www.ieee.org/web/publications/authors/transjnl/index.html</w:t>
        </w:r>
      </w:hyperlink>
      <w:r>
        <w:rPr>
          <w:rStyle w:val="Hyperlink"/>
          <w:sz w:val="18"/>
        </w:rPr>
        <w:t xml:space="preserve">. </w:t>
      </w:r>
      <w:r>
        <w:t xml:space="preserve">Authors of rejected papers may </w:t>
      </w:r>
      <w:r w:rsidR="00E965C5">
        <w:t>revise and resubmit them a</w:t>
      </w:r>
      <w:r>
        <w:t>s regular papers, whereupon they will be reviewed by two new referees.</w:t>
      </w:r>
    </w:p>
    <w:p w14:paraId="493AC590" w14:textId="77777777" w:rsidR="005D72BB" w:rsidRDefault="005D72BB" w:rsidP="005D72BB">
      <w:pPr>
        <w:pStyle w:val="Text"/>
      </w:pPr>
    </w:p>
    <w:p w14:paraId="6EB9F795" w14:textId="77777777" w:rsidR="005D72BB" w:rsidRDefault="005D72BB" w:rsidP="005D72BB">
      <w:pPr>
        <w:pStyle w:val="Ttulo1"/>
      </w:pPr>
      <w:r>
        <w:t>Publication Principles</w:t>
      </w:r>
    </w:p>
    <w:p w14:paraId="6F5BF9E6" w14:textId="7D70291B" w:rsidR="005D72BB" w:rsidRDefault="005D72BB" w:rsidP="005D72BB">
      <w:pPr>
        <w:pStyle w:val="Text"/>
      </w:pPr>
      <w:r>
        <w:t xml:space="preserve">The two types of contents of </w:t>
      </w:r>
      <w:r w:rsidR="00B65BD3">
        <w:t xml:space="preserve">that are published </w:t>
      </w:r>
      <w:r>
        <w:t>are</w:t>
      </w:r>
      <w:r w:rsidR="00B65BD3">
        <w:t>;</w:t>
      </w:r>
      <w:r>
        <w:t xml:space="preserve"> 1) peer-reviewed and 2) archival. The </w:t>
      </w:r>
      <w:r w:rsidR="00C378A1">
        <w:t>Transactions</w:t>
      </w:r>
      <w:r w:rsidR="00B65BD3">
        <w:t xml:space="preserve"> and Journals Department</w:t>
      </w:r>
      <w:r>
        <w:t xml:space="preserve"> publishes scholarly articles of archival value as well as tutorial expositions and critical reviews of classical subjects and topics of current interest. </w:t>
      </w:r>
    </w:p>
    <w:p w14:paraId="368EE69D" w14:textId="77777777" w:rsidR="005D72BB" w:rsidRDefault="005D72BB" w:rsidP="005D72BB">
      <w:pPr>
        <w:pStyle w:val="Text"/>
      </w:pPr>
      <w:r>
        <w:t>Authors should consider the following points:</w:t>
      </w:r>
    </w:p>
    <w:p w14:paraId="2331EAD5" w14:textId="77777777" w:rsidR="005D72BB" w:rsidRDefault="005D72BB" w:rsidP="005D72BB">
      <w:pPr>
        <w:pStyle w:val="Text"/>
        <w:numPr>
          <w:ilvl w:val="0"/>
          <w:numId w:val="18"/>
        </w:numPr>
      </w:pPr>
      <w:r>
        <w:t xml:space="preserve">Technical papers submitted for publication must advance the state of knowledge and must cite relevant prior work. </w:t>
      </w:r>
    </w:p>
    <w:p w14:paraId="4D0AA008" w14:textId="77777777" w:rsidR="005D72BB" w:rsidRDefault="005D72BB" w:rsidP="005D72BB">
      <w:pPr>
        <w:pStyle w:val="Text"/>
        <w:numPr>
          <w:ilvl w:val="0"/>
          <w:numId w:val="18"/>
        </w:numPr>
      </w:pPr>
      <w:r>
        <w:t>The length of a submitted paper should be commensurate with the importance, or appropriate to the complexity, of the work. For example, an obvious extension of previously published work might not be appropriate for publication or might be adequately treated in just a few pages.</w:t>
      </w:r>
    </w:p>
    <w:p w14:paraId="2BAA24A8" w14:textId="77777777" w:rsidR="005D72BB" w:rsidRDefault="005D72BB" w:rsidP="005D72BB">
      <w:pPr>
        <w:pStyle w:val="Text"/>
        <w:numPr>
          <w:ilvl w:val="0"/>
          <w:numId w:val="18"/>
        </w:numPr>
      </w:pPr>
      <w:r>
        <w:t xml:space="preserve">Authors must convince both peer reviewers and the editors of the scientific and technical merit of a paper; the standards of proof are higher when extraordinary or unexpected results are reported. </w:t>
      </w:r>
    </w:p>
    <w:p w14:paraId="394CFB07" w14:textId="77777777" w:rsidR="005D72BB" w:rsidRDefault="005D72BB" w:rsidP="005D72BB">
      <w:pPr>
        <w:pStyle w:val="Text"/>
        <w:numPr>
          <w:ilvl w:val="0"/>
          <w:numId w:val="18"/>
        </w:numPr>
      </w:pPr>
      <w:r>
        <w:t>Because replication is required for scientific progress, papers submitted for publication must provide sufficient information to allow readers to perform similar experiments or calculations and use the reported results. Although not everything need be disclosed, a paper must contain new, useable, and fully described information. For example, a specimen’s chemical composition need not be reported if the main purpose of a paper is to introduce a new measurement technique. Authors should expect to be challenged by reviewers if the results are not supported by adequate data and critical details.</w:t>
      </w:r>
    </w:p>
    <w:p w14:paraId="594705A5" w14:textId="55991A76" w:rsidR="005D72BB" w:rsidRDefault="005D72BB" w:rsidP="005D72BB">
      <w:pPr>
        <w:pStyle w:val="Text"/>
        <w:numPr>
          <w:ilvl w:val="0"/>
          <w:numId w:val="18"/>
        </w:numPr>
      </w:pPr>
      <w:r>
        <w:t>Papers that describe ongoing work or announce the latest technical achievement, which are suitable for presentation at a professional conference, may not be a</w:t>
      </w:r>
      <w:r w:rsidR="00B65BD3">
        <w:t>ppropriate for publication.</w:t>
      </w:r>
    </w:p>
    <w:p w14:paraId="14B07D6F" w14:textId="77777777" w:rsidR="005D72BB" w:rsidRDefault="005D72BB" w:rsidP="005D72BB">
      <w:pPr>
        <w:pStyle w:val="Text"/>
        <w:ind w:firstLine="0"/>
      </w:pPr>
    </w:p>
    <w:p w14:paraId="20716BEF" w14:textId="77777777" w:rsidR="00E97402" w:rsidRDefault="00E97402">
      <w:pPr>
        <w:pStyle w:val="ReferenceHead"/>
      </w:pPr>
      <w:r>
        <w:t>References</w:t>
      </w:r>
    </w:p>
    <w:p w14:paraId="0411E1A9"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books:</w:t>
      </w:r>
    </w:p>
    <w:p w14:paraId="3D0AB03D" w14:textId="266167DF" w:rsidR="00C11E83" w:rsidRDefault="00C11E83" w:rsidP="008E0645">
      <w:pPr>
        <w:pStyle w:val="References"/>
      </w:pPr>
      <w:r>
        <w:t xml:space="preserve">J. K. Author, “Title of chapter in the book,” in </w:t>
      </w:r>
      <w:r>
        <w:rPr>
          <w:rFonts w:ascii="TimesNewRomanPS-ItalicMT" w:hAnsi="TimesNewRomanPS-ItalicMT" w:cs="TimesNewRomanPS-ItalicMT"/>
          <w:i/>
          <w:iCs/>
        </w:rPr>
        <w:t xml:space="preserve">Title of His Published Book, </w:t>
      </w:r>
      <w:proofErr w:type="spellStart"/>
      <w:r>
        <w:rPr>
          <w:rFonts w:ascii="TimesNewRomanPS-ItalicMT" w:hAnsi="TimesNewRomanPS-ItalicMT" w:cs="TimesNewRomanPS-ItalicMT"/>
          <w:i/>
          <w:iCs/>
        </w:rPr>
        <w:t>x</w:t>
      </w:r>
      <w:r>
        <w:t>th</w:t>
      </w:r>
      <w:proofErr w:type="spellEnd"/>
      <w:r>
        <w:t xml:space="preserve"> ed. City of Publisher, Country if not</w:t>
      </w:r>
    </w:p>
    <w:p w14:paraId="5E17F591" w14:textId="77777777" w:rsidR="00C11E83" w:rsidRDefault="00C11E83" w:rsidP="008E0645">
      <w:pPr>
        <w:pStyle w:val="References"/>
        <w:rPr>
          <w:rFonts w:ascii="TimesNewRomanPS-ItalicMT" w:hAnsi="TimesNewRomanPS-ItalicMT" w:cs="TimesNewRomanPS-ItalicMT"/>
          <w:i/>
          <w:iCs/>
        </w:rPr>
      </w:pPr>
      <w:r>
        <w:t xml:space="preserve">USA: Abbrev. of Publisher, year, </w:t>
      </w:r>
      <w:proofErr w:type="spellStart"/>
      <w:r>
        <w:t>ch.</w:t>
      </w:r>
      <w:proofErr w:type="spellEnd"/>
      <w:r>
        <w:t xml:space="preserve"> </w:t>
      </w:r>
      <w:r>
        <w:rPr>
          <w:rFonts w:ascii="TimesNewRomanPS-ItalicMT" w:hAnsi="TimesNewRomanPS-ItalicMT" w:cs="TimesNewRomanPS-ItalicMT"/>
          <w:i/>
          <w:iCs/>
        </w:rPr>
        <w:t>x</w:t>
      </w:r>
      <w:r>
        <w:t xml:space="preserve">, sec. </w:t>
      </w:r>
      <w:r>
        <w:rPr>
          <w:rFonts w:ascii="TimesNewRomanPS-ItalicMT" w:hAnsi="TimesNewRomanPS-ItalicMT" w:cs="TimesNewRomanPS-ItalicMT"/>
          <w:i/>
          <w:iCs/>
        </w:rPr>
        <w:t>x</w:t>
      </w:r>
      <w:r>
        <w:t xml:space="preserve">, pp. </w:t>
      </w:r>
      <w:r>
        <w:rPr>
          <w:rFonts w:ascii="TimesNewRomanPS-ItalicMT" w:hAnsi="TimesNewRomanPS-ItalicMT" w:cs="TimesNewRomanPS-ItalicMT"/>
          <w:i/>
          <w:iCs/>
        </w:rPr>
        <w:t>xxx–xxx.</w:t>
      </w:r>
    </w:p>
    <w:p w14:paraId="6DBD22FA" w14:textId="6DB4C69C" w:rsidR="00C11E83" w:rsidRDefault="00C11E83" w:rsidP="00C11E83">
      <w:pPr>
        <w:widowControl w:val="0"/>
        <w:autoSpaceDE w:val="0"/>
        <w:autoSpaceDN w:val="0"/>
        <w:adjustRightInd w:val="0"/>
        <w:ind w:right="-20"/>
        <w:rPr>
          <w:color w:val="000000"/>
        </w:rPr>
      </w:pPr>
      <w:r>
        <w:rPr>
          <w:i/>
          <w:iCs/>
          <w:color w:val="000000"/>
        </w:rPr>
        <w:t>Examples:</w:t>
      </w:r>
    </w:p>
    <w:p w14:paraId="0BF3C03E" w14:textId="5A97F583" w:rsidR="00C11E83" w:rsidRDefault="00C11E83" w:rsidP="007F7AA6">
      <w:pPr>
        <w:pStyle w:val="References"/>
      </w:pPr>
      <w:r>
        <w:t>G.</w:t>
      </w:r>
      <w:r>
        <w:rPr>
          <w:spacing w:val="1"/>
        </w:rPr>
        <w:t xml:space="preserve"> </w:t>
      </w:r>
      <w:r>
        <w:t>O.</w:t>
      </w:r>
      <w:r>
        <w:rPr>
          <w:spacing w:val="1"/>
        </w:rPr>
        <w:t xml:space="preserve"> </w:t>
      </w:r>
      <w:r>
        <w:t>Y</w:t>
      </w:r>
      <w:r>
        <w:rPr>
          <w:spacing w:val="1"/>
        </w:rPr>
        <w:t>o</w:t>
      </w:r>
      <w:r>
        <w:t>un</w:t>
      </w:r>
      <w:r>
        <w:rPr>
          <w:spacing w:val="1"/>
        </w:rPr>
        <w:t>g</w:t>
      </w:r>
      <w:r>
        <w:t>,</w:t>
      </w:r>
      <w:r>
        <w:rPr>
          <w:spacing w:val="1"/>
        </w:rPr>
        <w:t xml:space="preserve"> </w:t>
      </w:r>
      <w:r>
        <w:t>“Sy</w:t>
      </w:r>
      <w:r>
        <w:rPr>
          <w:spacing w:val="1"/>
        </w:rPr>
        <w:t>n</w:t>
      </w:r>
      <w:r>
        <w:t>t</w:t>
      </w:r>
      <w:r>
        <w:rPr>
          <w:spacing w:val="1"/>
        </w:rPr>
        <w:t>h</w:t>
      </w:r>
      <w:r>
        <w:t>etic</w:t>
      </w:r>
      <w:r>
        <w:rPr>
          <w:spacing w:val="1"/>
        </w:rPr>
        <w:t xml:space="preserve"> </w:t>
      </w:r>
      <w:r>
        <w:t>str</w:t>
      </w:r>
      <w:r>
        <w:rPr>
          <w:spacing w:val="1"/>
        </w:rPr>
        <w:t>u</w:t>
      </w:r>
      <w:r>
        <w:t>ct</w:t>
      </w:r>
      <w:r>
        <w:rPr>
          <w:spacing w:val="1"/>
        </w:rPr>
        <w:t>ur</w:t>
      </w:r>
      <w:r>
        <w:t>e</w:t>
      </w:r>
      <w:r>
        <w:rPr>
          <w:spacing w:val="1"/>
        </w:rPr>
        <w:t xml:space="preserve"> </w:t>
      </w:r>
      <w:r>
        <w:t>of</w:t>
      </w:r>
      <w:r>
        <w:rPr>
          <w:spacing w:val="1"/>
        </w:rPr>
        <w:t xml:space="preserve"> </w:t>
      </w:r>
      <w:r>
        <w:t>i</w:t>
      </w:r>
      <w:r>
        <w:rPr>
          <w:spacing w:val="1"/>
        </w:rPr>
        <w:t>n</w:t>
      </w:r>
      <w:r>
        <w:t>d</w:t>
      </w:r>
      <w:r>
        <w:rPr>
          <w:spacing w:val="1"/>
        </w:rPr>
        <w:t>u</w:t>
      </w:r>
      <w:r>
        <w:t>str</w:t>
      </w:r>
      <w:r>
        <w:rPr>
          <w:spacing w:val="-2"/>
        </w:rPr>
        <w:t>i</w:t>
      </w:r>
      <w:r>
        <w:t>al</w:t>
      </w:r>
      <w:r>
        <w:rPr>
          <w:spacing w:val="1"/>
        </w:rPr>
        <w:t xml:space="preserve"> p</w:t>
      </w:r>
      <w:r>
        <w:t>lastics,”</w:t>
      </w:r>
      <w:r>
        <w:rPr>
          <w:spacing w:val="1"/>
        </w:rPr>
        <w:t xml:space="preserve"> </w:t>
      </w:r>
      <w:r>
        <w:t xml:space="preserve">in </w:t>
      </w:r>
      <w:r>
        <w:rPr>
          <w:i/>
          <w:iCs/>
        </w:rPr>
        <w:t>Pl</w:t>
      </w:r>
      <w:r>
        <w:rPr>
          <w:i/>
          <w:iCs/>
          <w:spacing w:val="1"/>
        </w:rPr>
        <w:t>a</w:t>
      </w:r>
      <w:r>
        <w:rPr>
          <w:i/>
          <w:iCs/>
        </w:rPr>
        <w:t xml:space="preserve">stics, </w:t>
      </w:r>
      <w:r>
        <w:rPr>
          <w:i/>
          <w:iCs/>
          <w:spacing w:val="38"/>
        </w:rPr>
        <w:t xml:space="preserve"> </w:t>
      </w:r>
      <w:r>
        <w:t>2</w:t>
      </w:r>
      <w:r>
        <w:rPr>
          <w:spacing w:val="-1"/>
        </w:rPr>
        <w:t>n</w:t>
      </w:r>
      <w:r>
        <w:t xml:space="preserve">d </w:t>
      </w:r>
      <w:r>
        <w:rPr>
          <w:spacing w:val="39"/>
        </w:rPr>
        <w:t xml:space="preserve"> </w:t>
      </w:r>
      <w:r>
        <w:t>ed</w:t>
      </w:r>
      <w:r>
        <w:rPr>
          <w:spacing w:val="-1"/>
        </w:rPr>
        <w:t>.</w:t>
      </w:r>
      <w:r>
        <w:t xml:space="preserve">, </w:t>
      </w:r>
      <w:r>
        <w:rPr>
          <w:spacing w:val="38"/>
        </w:rPr>
        <w:t xml:space="preserve"> </w:t>
      </w:r>
      <w:r>
        <w:t xml:space="preserve">vol. </w:t>
      </w:r>
      <w:r>
        <w:rPr>
          <w:spacing w:val="38"/>
        </w:rPr>
        <w:t xml:space="preserve"> </w:t>
      </w:r>
      <w:r>
        <w:rPr>
          <w:spacing w:val="-1"/>
        </w:rPr>
        <w:t>3</w:t>
      </w:r>
      <w:r>
        <w:t xml:space="preserve">, </w:t>
      </w:r>
      <w:r>
        <w:rPr>
          <w:spacing w:val="38"/>
        </w:rPr>
        <w:t xml:space="preserve"> </w:t>
      </w:r>
      <w:r>
        <w:t xml:space="preserve">J. </w:t>
      </w:r>
      <w:r>
        <w:rPr>
          <w:spacing w:val="39"/>
        </w:rPr>
        <w:t xml:space="preserve"> </w:t>
      </w:r>
      <w:r>
        <w:t>Pet</w:t>
      </w:r>
      <w:r>
        <w:rPr>
          <w:spacing w:val="-1"/>
        </w:rPr>
        <w:t>e</w:t>
      </w:r>
      <w:r>
        <w:t xml:space="preserve">rs, </w:t>
      </w:r>
      <w:r>
        <w:rPr>
          <w:spacing w:val="38"/>
        </w:rPr>
        <w:t xml:space="preserve"> </w:t>
      </w:r>
      <w:r>
        <w:rPr>
          <w:spacing w:val="-1"/>
        </w:rPr>
        <w:t>E</w:t>
      </w:r>
      <w:r>
        <w:rPr>
          <w:spacing w:val="1"/>
        </w:rPr>
        <w:t>d</w:t>
      </w:r>
      <w:r>
        <w:t xml:space="preserve">. </w:t>
      </w:r>
      <w:r>
        <w:rPr>
          <w:spacing w:val="38"/>
        </w:rPr>
        <w:t xml:space="preserve"> </w:t>
      </w:r>
      <w:r>
        <w:t>N</w:t>
      </w:r>
      <w:r>
        <w:rPr>
          <w:spacing w:val="-1"/>
        </w:rPr>
        <w:t>e</w:t>
      </w:r>
      <w:r>
        <w:t xml:space="preserve">w </w:t>
      </w:r>
      <w:r>
        <w:rPr>
          <w:spacing w:val="38"/>
        </w:rPr>
        <w:t xml:space="preserve"> </w:t>
      </w:r>
      <w:r>
        <w:t>Y</w:t>
      </w:r>
      <w:r>
        <w:rPr>
          <w:spacing w:val="-1"/>
        </w:rPr>
        <w:t>o</w:t>
      </w:r>
      <w:r>
        <w:t>r</w:t>
      </w:r>
      <w:r>
        <w:rPr>
          <w:spacing w:val="-1"/>
        </w:rPr>
        <w:t>k</w:t>
      </w:r>
      <w:r>
        <w:t>: McGraw-Hill,</w:t>
      </w:r>
      <w:r>
        <w:rPr>
          <w:spacing w:val="-1"/>
        </w:rPr>
        <w:t xml:space="preserve"> </w:t>
      </w:r>
      <w:r>
        <w:rPr>
          <w:spacing w:val="1"/>
        </w:rPr>
        <w:t>1</w:t>
      </w:r>
      <w:r>
        <w:t>96</w:t>
      </w:r>
      <w:r>
        <w:rPr>
          <w:spacing w:val="1"/>
        </w:rPr>
        <w:t>4</w:t>
      </w:r>
      <w:r>
        <w:t>,</w:t>
      </w:r>
      <w:r>
        <w:rPr>
          <w:spacing w:val="-1"/>
        </w:rPr>
        <w:t xml:space="preserve"> </w:t>
      </w:r>
      <w:r>
        <w:t>p</w:t>
      </w:r>
      <w:r>
        <w:rPr>
          <w:spacing w:val="1"/>
        </w:rPr>
        <w:t>p</w:t>
      </w:r>
      <w:r>
        <w:t>.</w:t>
      </w:r>
      <w:r>
        <w:rPr>
          <w:spacing w:val="-1"/>
        </w:rPr>
        <w:t xml:space="preserve"> </w:t>
      </w:r>
      <w:r>
        <w:t>1</w:t>
      </w:r>
      <w:r>
        <w:rPr>
          <w:spacing w:val="1"/>
        </w:rPr>
        <w:t>5</w:t>
      </w:r>
      <w:r>
        <w:t>–6</w:t>
      </w:r>
      <w:r>
        <w:rPr>
          <w:spacing w:val="1"/>
        </w:rPr>
        <w:t>4</w:t>
      </w:r>
      <w:r>
        <w:t>.</w:t>
      </w:r>
    </w:p>
    <w:p w14:paraId="2122C1E6" w14:textId="12B292E9" w:rsidR="00C11E83" w:rsidRDefault="00C11E83" w:rsidP="007F7AA6">
      <w:pPr>
        <w:pStyle w:val="References"/>
        <w:rPr>
          <w:spacing w:val="-1"/>
        </w:rPr>
      </w:pPr>
      <w:r>
        <w:rPr>
          <w:spacing w:val="6"/>
        </w:rPr>
        <w:t>W</w:t>
      </w:r>
      <w:r>
        <w:rPr>
          <w:spacing w:val="5"/>
        </w:rPr>
        <w:t>.</w:t>
      </w:r>
      <w:r>
        <w:rPr>
          <w:spacing w:val="6"/>
        </w:rPr>
        <w:t>-</w:t>
      </w:r>
      <w:r>
        <w:rPr>
          <w:spacing w:val="5"/>
        </w:rPr>
        <w:t>K</w:t>
      </w:r>
      <w:r>
        <w:t>.</w:t>
      </w:r>
      <w:r>
        <w:rPr>
          <w:spacing w:val="13"/>
        </w:rPr>
        <w:t xml:space="preserve"> </w:t>
      </w:r>
      <w:r>
        <w:rPr>
          <w:spacing w:val="6"/>
        </w:rPr>
        <w:t>Ch</w:t>
      </w:r>
      <w:r>
        <w:rPr>
          <w:spacing w:val="5"/>
        </w:rPr>
        <w:t>e</w:t>
      </w:r>
      <w:r>
        <w:rPr>
          <w:spacing w:val="7"/>
        </w:rPr>
        <w:t>n</w:t>
      </w:r>
      <w:r>
        <w:t>,</w:t>
      </w:r>
      <w:r>
        <w:rPr>
          <w:spacing w:val="10"/>
        </w:rPr>
        <w:t xml:space="preserve"> </w:t>
      </w:r>
      <w:r>
        <w:rPr>
          <w:i/>
          <w:iCs/>
          <w:spacing w:val="6"/>
        </w:rPr>
        <w:t>Linea</w:t>
      </w:r>
      <w:r>
        <w:rPr>
          <w:i/>
          <w:iCs/>
        </w:rPr>
        <w:t>r</w:t>
      </w:r>
      <w:r>
        <w:rPr>
          <w:i/>
          <w:iCs/>
          <w:spacing w:val="12"/>
        </w:rPr>
        <w:t xml:space="preserve"> </w:t>
      </w:r>
      <w:r>
        <w:rPr>
          <w:i/>
          <w:iCs/>
          <w:spacing w:val="6"/>
        </w:rPr>
        <w:t>Network</w:t>
      </w:r>
      <w:r>
        <w:rPr>
          <w:i/>
          <w:iCs/>
        </w:rPr>
        <w:t>s</w:t>
      </w:r>
      <w:r>
        <w:rPr>
          <w:i/>
          <w:iCs/>
          <w:spacing w:val="12"/>
        </w:rPr>
        <w:t xml:space="preserve"> </w:t>
      </w:r>
      <w:r>
        <w:rPr>
          <w:i/>
          <w:iCs/>
          <w:spacing w:val="6"/>
        </w:rPr>
        <w:t>an</w:t>
      </w:r>
      <w:r>
        <w:rPr>
          <w:i/>
          <w:iCs/>
        </w:rPr>
        <w:t>d</w:t>
      </w:r>
      <w:r>
        <w:rPr>
          <w:i/>
          <w:iCs/>
          <w:spacing w:val="11"/>
        </w:rPr>
        <w:t xml:space="preserve"> </w:t>
      </w:r>
      <w:r>
        <w:rPr>
          <w:i/>
          <w:iCs/>
          <w:spacing w:val="6"/>
        </w:rPr>
        <w:t>Syst</w:t>
      </w:r>
      <w:r>
        <w:rPr>
          <w:i/>
          <w:iCs/>
          <w:spacing w:val="5"/>
        </w:rPr>
        <w:t>e</w:t>
      </w:r>
      <w:r>
        <w:rPr>
          <w:i/>
          <w:iCs/>
          <w:spacing w:val="6"/>
        </w:rPr>
        <w:t>ms</w:t>
      </w:r>
      <w:r>
        <w:rPr>
          <w:i/>
          <w:iCs/>
        </w:rPr>
        <w:t>.</w:t>
      </w:r>
      <w:r>
        <w:rPr>
          <w:i/>
          <w:iCs/>
          <w:spacing w:val="13"/>
        </w:rPr>
        <w:t xml:space="preserve"> </w:t>
      </w:r>
      <w:r>
        <w:rPr>
          <w:spacing w:val="5"/>
        </w:rPr>
        <w:t>B</w:t>
      </w:r>
      <w:r>
        <w:rPr>
          <w:spacing w:val="6"/>
        </w:rPr>
        <w:t>el</w:t>
      </w:r>
      <w:r>
        <w:rPr>
          <w:spacing w:val="4"/>
        </w:rPr>
        <w:t>m</w:t>
      </w:r>
      <w:r>
        <w:rPr>
          <w:spacing w:val="6"/>
        </w:rPr>
        <w:t>ont</w:t>
      </w:r>
      <w:r>
        <w:t xml:space="preserve">, </w:t>
      </w:r>
      <w:r>
        <w:rPr>
          <w:spacing w:val="-1"/>
        </w:rPr>
        <w:t>C</w:t>
      </w:r>
      <w:r>
        <w:t>A:</w:t>
      </w:r>
      <w:r>
        <w:rPr>
          <w:spacing w:val="-1"/>
        </w:rPr>
        <w:t xml:space="preserve"> </w:t>
      </w:r>
      <w:r>
        <w:rPr>
          <w:spacing w:val="2"/>
        </w:rPr>
        <w:t>W</w:t>
      </w:r>
      <w:r>
        <w:rPr>
          <w:spacing w:val="-1"/>
        </w:rPr>
        <w:t>a</w:t>
      </w:r>
      <w:r>
        <w:rPr>
          <w:spacing w:val="1"/>
        </w:rPr>
        <w:t>d</w:t>
      </w:r>
      <w:r>
        <w:rPr>
          <w:spacing w:val="-1"/>
        </w:rPr>
        <w:t>s</w:t>
      </w:r>
      <w:r>
        <w:t>w</w:t>
      </w:r>
      <w:r>
        <w:rPr>
          <w:spacing w:val="-1"/>
        </w:rPr>
        <w:t>o</w:t>
      </w:r>
      <w:r>
        <w:t>r</w:t>
      </w:r>
      <w:r>
        <w:rPr>
          <w:spacing w:val="-2"/>
        </w:rPr>
        <w:t>t</w:t>
      </w:r>
      <w:r>
        <w:rPr>
          <w:spacing w:val="1"/>
        </w:rPr>
        <w:t>h</w:t>
      </w:r>
      <w:r>
        <w:t>,</w:t>
      </w:r>
      <w:r>
        <w:rPr>
          <w:spacing w:val="-1"/>
        </w:rPr>
        <w:t xml:space="preserve"> 1</w:t>
      </w:r>
      <w:r>
        <w:rPr>
          <w:spacing w:val="1"/>
        </w:rPr>
        <w:t>9</w:t>
      </w:r>
      <w:r>
        <w:rPr>
          <w:spacing w:val="-1"/>
        </w:rPr>
        <w:t>9</w:t>
      </w:r>
      <w:r>
        <w:rPr>
          <w:spacing w:val="1"/>
        </w:rPr>
        <w:t>3</w:t>
      </w:r>
      <w:r>
        <w:t xml:space="preserve">, </w:t>
      </w:r>
      <w:r>
        <w:rPr>
          <w:spacing w:val="-1"/>
        </w:rPr>
        <w:t>p</w:t>
      </w:r>
      <w:r>
        <w:rPr>
          <w:spacing w:val="1"/>
        </w:rPr>
        <w:t>p</w:t>
      </w:r>
      <w:r>
        <w:t xml:space="preserve">. </w:t>
      </w:r>
      <w:r>
        <w:rPr>
          <w:spacing w:val="-1"/>
        </w:rPr>
        <w:t>12</w:t>
      </w:r>
      <w:r>
        <w:rPr>
          <w:spacing w:val="1"/>
        </w:rPr>
        <w:t>3</w:t>
      </w:r>
      <w:r>
        <w:rPr>
          <w:spacing w:val="-1"/>
        </w:rPr>
        <w:t>–1</w:t>
      </w:r>
      <w:r>
        <w:rPr>
          <w:spacing w:val="1"/>
        </w:rPr>
        <w:t>3</w:t>
      </w:r>
      <w:r>
        <w:rPr>
          <w:spacing w:val="-1"/>
        </w:rPr>
        <w:t>5.</w:t>
      </w:r>
    </w:p>
    <w:p w14:paraId="38BAE5EE" w14:textId="77777777" w:rsidR="00C11E83" w:rsidRDefault="00C11E83" w:rsidP="00C11E83">
      <w:pPr>
        <w:widowControl w:val="0"/>
        <w:autoSpaceDE w:val="0"/>
        <w:autoSpaceDN w:val="0"/>
        <w:adjustRightInd w:val="0"/>
        <w:spacing w:before="1" w:line="230" w:lineRule="exact"/>
        <w:ind w:left="361" w:right="250" w:hanging="360"/>
        <w:rPr>
          <w:color w:val="000000"/>
        </w:rPr>
      </w:pPr>
    </w:p>
    <w:p w14:paraId="25B667D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periodicals:</w:t>
      </w:r>
    </w:p>
    <w:p w14:paraId="61BA5E13" w14:textId="3CD2B8CB" w:rsidR="00C11E83" w:rsidRDefault="00C11E83" w:rsidP="007F7AA6">
      <w:pPr>
        <w:pStyle w:val="References"/>
      </w:pPr>
      <w:r>
        <w:t xml:space="preserve">J. K. Author, “Name of paper,” </w:t>
      </w:r>
      <w:r>
        <w:rPr>
          <w:rFonts w:ascii="TimesNewRomanPS-ItalicMT" w:hAnsi="TimesNewRomanPS-ItalicMT" w:cs="TimesNewRomanPS-ItalicMT"/>
          <w:i/>
          <w:iCs/>
        </w:rPr>
        <w:t>Abbrev. Title of Periodical</w:t>
      </w:r>
      <w:r>
        <w:t xml:space="preserve">, </w:t>
      </w:r>
      <w:r w:rsidR="008E0645">
        <w:t xml:space="preserve"> </w:t>
      </w:r>
      <w:r>
        <w:t xml:space="preserve">vol. </w:t>
      </w:r>
      <w:r>
        <w:rPr>
          <w:rFonts w:ascii="TimesNewRomanPS-ItalicMT" w:hAnsi="TimesNewRomanPS-ItalicMT" w:cs="TimesNewRomanPS-ItalicMT"/>
          <w:i/>
          <w:iCs/>
        </w:rPr>
        <w:t xml:space="preserve">x, </w:t>
      </w:r>
      <w:r>
        <w:t xml:space="preserve">no. </w:t>
      </w:r>
      <w:r>
        <w:rPr>
          <w:rFonts w:ascii="TimesNewRomanPS-ItalicMT" w:hAnsi="TimesNewRomanPS-ItalicMT" w:cs="TimesNewRomanPS-ItalicMT"/>
          <w:i/>
          <w:iCs/>
        </w:rPr>
        <w:t xml:space="preserve">x, </w:t>
      </w:r>
      <w:r>
        <w:t>pp</w:t>
      </w:r>
      <w:r>
        <w:rPr>
          <w:rFonts w:ascii="TimesNewRomanPS-ItalicMT" w:hAnsi="TimesNewRomanPS-ItalicMT" w:cs="TimesNewRomanPS-ItalicMT"/>
          <w:i/>
          <w:iCs/>
        </w:rPr>
        <w:t xml:space="preserve">. xxx-xxx, </w:t>
      </w:r>
      <w:r>
        <w:t>Abbrev. Month, year.</w:t>
      </w:r>
    </w:p>
    <w:p w14:paraId="45B7D6DE" w14:textId="13411BCB" w:rsidR="00C11E83" w:rsidRPr="00A472F1" w:rsidRDefault="00C11E83" w:rsidP="00C11E83">
      <w:pPr>
        <w:autoSpaceDE w:val="0"/>
        <w:autoSpaceDN w:val="0"/>
        <w:adjustRightInd w:val="0"/>
        <w:rPr>
          <w:rFonts w:ascii="TimesNewRomanPSMT" w:hAnsi="TimesNewRomanPSMT" w:cs="TimesNewRomanPSMT"/>
          <w:i/>
        </w:rPr>
      </w:pPr>
      <w:r>
        <w:rPr>
          <w:rFonts w:ascii="TimesNewRomanPSMT" w:hAnsi="TimesNewRomanPSMT" w:cs="TimesNewRomanPSMT"/>
          <w:i/>
        </w:rPr>
        <w:t>E</w:t>
      </w:r>
      <w:r w:rsidRPr="00A472F1">
        <w:rPr>
          <w:rFonts w:ascii="TimesNewRomanPSMT" w:hAnsi="TimesNewRomanPSMT" w:cs="TimesNewRomanPSMT"/>
          <w:i/>
        </w:rPr>
        <w:t>xamples</w:t>
      </w:r>
      <w:r>
        <w:rPr>
          <w:rFonts w:ascii="TimesNewRomanPSMT" w:hAnsi="TimesNewRomanPSMT" w:cs="TimesNewRomanPSMT"/>
          <w:i/>
        </w:rPr>
        <w:t>:</w:t>
      </w:r>
    </w:p>
    <w:p w14:paraId="65CB3C24" w14:textId="6D991348" w:rsidR="00C11E83" w:rsidRPr="007F7AA6" w:rsidRDefault="00C11E83" w:rsidP="007F7AA6">
      <w:pPr>
        <w:pStyle w:val="References"/>
      </w:pPr>
      <w:r w:rsidRPr="007F7AA6">
        <w:t xml:space="preserve">J. U. </w:t>
      </w:r>
      <w:proofErr w:type="spellStart"/>
      <w:r w:rsidRPr="007F7AA6">
        <w:t>Duncombe</w:t>
      </w:r>
      <w:proofErr w:type="spellEnd"/>
      <w:r w:rsidRPr="007F7AA6">
        <w:t xml:space="preserve">, “Infrared navigation—Part I: An assessment </w:t>
      </w:r>
      <w:r w:rsidR="00F3481E">
        <w:br/>
      </w:r>
      <w:r w:rsidRPr="007F7AA6">
        <w:t xml:space="preserve">of feasibility,” </w:t>
      </w:r>
      <w:r w:rsidRPr="00B65BD3">
        <w:rPr>
          <w:i/>
        </w:rPr>
        <w:t>IEEE Trans. Electron Devices</w:t>
      </w:r>
      <w:r w:rsidRPr="007F7AA6">
        <w:t xml:space="preserve">, vol. ED-11, </w:t>
      </w:r>
      <w:r w:rsidR="00B65BD3">
        <w:t xml:space="preserve">no. 1, </w:t>
      </w:r>
      <w:r w:rsidRPr="007F7AA6">
        <w:t>pp. 34–39, Jan. 1959.</w:t>
      </w:r>
    </w:p>
    <w:p w14:paraId="66D37223" w14:textId="5C4D818D" w:rsidR="00C11E83" w:rsidRPr="007F7AA6" w:rsidRDefault="00C11E83" w:rsidP="008E0645">
      <w:pPr>
        <w:pStyle w:val="References"/>
      </w:pPr>
      <w:r w:rsidRPr="007F7AA6">
        <w:t>E. P. Wigner, “Theory of traveling-wave optical laser,”</w:t>
      </w:r>
      <w:r w:rsidR="008E0645">
        <w:t xml:space="preserve"> </w:t>
      </w:r>
      <w:r w:rsidRPr="00B65BD3">
        <w:rPr>
          <w:i/>
        </w:rPr>
        <w:t>Phys. Rev</w:t>
      </w:r>
      <w:r w:rsidRPr="007F7AA6">
        <w:t xml:space="preserve">., </w:t>
      </w:r>
      <w:r w:rsidR="00F3481E">
        <w:br/>
      </w:r>
      <w:r w:rsidRPr="007F7AA6">
        <w:t>vol. 134, pp. A635–A646, Dec. 1965.</w:t>
      </w:r>
    </w:p>
    <w:p w14:paraId="099AE369" w14:textId="77E397B1" w:rsidR="00C11E83" w:rsidRPr="007F7AA6" w:rsidRDefault="00C11E83" w:rsidP="008E0645">
      <w:pPr>
        <w:pStyle w:val="References"/>
      </w:pPr>
      <w:r w:rsidRPr="007F7AA6">
        <w:t xml:space="preserve">E. H. Miller, “A note on reflector arrays,” </w:t>
      </w:r>
      <w:r w:rsidRPr="00B65BD3">
        <w:rPr>
          <w:i/>
        </w:rPr>
        <w:t>IEEE Trans.</w:t>
      </w:r>
      <w:r w:rsidR="008E0645" w:rsidRPr="00B65BD3">
        <w:rPr>
          <w:i/>
        </w:rPr>
        <w:t xml:space="preserve"> </w:t>
      </w:r>
      <w:r w:rsidRPr="00B65BD3">
        <w:rPr>
          <w:i/>
        </w:rPr>
        <w:t xml:space="preserve">Antennas </w:t>
      </w:r>
      <w:proofErr w:type="spellStart"/>
      <w:r w:rsidRPr="00B65BD3">
        <w:rPr>
          <w:i/>
        </w:rPr>
        <w:t>Propagat</w:t>
      </w:r>
      <w:proofErr w:type="spellEnd"/>
      <w:r w:rsidRPr="007F7AA6">
        <w:t>., to be published.</w:t>
      </w:r>
    </w:p>
    <w:p w14:paraId="5CAE6C65" w14:textId="77777777" w:rsidR="00C11E83" w:rsidRDefault="00C11E83" w:rsidP="00C11E83">
      <w:pPr>
        <w:widowControl w:val="0"/>
        <w:autoSpaceDE w:val="0"/>
        <w:autoSpaceDN w:val="0"/>
        <w:adjustRightInd w:val="0"/>
        <w:spacing w:line="229" w:lineRule="exact"/>
        <w:ind w:left="361" w:right="-20"/>
        <w:rPr>
          <w:color w:val="000000"/>
        </w:rPr>
      </w:pPr>
    </w:p>
    <w:p w14:paraId="03EE5D3F" w14:textId="1151554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reports:</w:t>
      </w:r>
    </w:p>
    <w:p w14:paraId="6A7BF18E" w14:textId="2923C22E" w:rsidR="00C11E83" w:rsidRDefault="00C11E83" w:rsidP="008E0645">
      <w:pPr>
        <w:pStyle w:val="References"/>
      </w:pPr>
      <w:r>
        <w:t xml:space="preserve">J. K. Author, “Title of report,” Abbrev. Name of Co., City of Co., Abbrev. State, Rep. </w:t>
      </w:r>
      <w:r>
        <w:rPr>
          <w:rFonts w:ascii="TimesNewRomanPS-ItalicMT" w:hAnsi="TimesNewRomanPS-ItalicMT" w:cs="TimesNewRomanPS-ItalicMT"/>
          <w:i/>
          <w:iCs/>
        </w:rPr>
        <w:t>xxx</w:t>
      </w:r>
      <w:r>
        <w:t>, year.</w:t>
      </w:r>
    </w:p>
    <w:p w14:paraId="2FEED337" w14:textId="77777777"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6211C5" w14:textId="3B5D0C93" w:rsidR="00C11E83" w:rsidRDefault="00C11E83" w:rsidP="008E0645">
      <w:pPr>
        <w:pStyle w:val="References"/>
      </w:pPr>
      <w:r>
        <w:t xml:space="preserve">E. E. </w:t>
      </w:r>
      <w:proofErr w:type="spellStart"/>
      <w:r>
        <w:t>Reber</w:t>
      </w:r>
      <w:proofErr w:type="spellEnd"/>
      <w:r>
        <w:t>, R. L. Michell, and C. J. Carter, “Oxygen absorption in the earth’s atmosphere,” Aerospace Corp., Los</w:t>
      </w:r>
      <w:r w:rsidR="008E0645">
        <w:t xml:space="preserve"> </w:t>
      </w:r>
      <w:r>
        <w:t>Angeles, CA, Tech. Rep. TR-0200 (4230-46)-3, Nov. 1988.</w:t>
      </w:r>
    </w:p>
    <w:p w14:paraId="43D40287" w14:textId="7BB838E4" w:rsidR="00C11E83" w:rsidRDefault="00C11E83" w:rsidP="008E0645">
      <w:pPr>
        <w:pStyle w:val="References"/>
      </w:pPr>
      <w:r>
        <w:t xml:space="preserve">J. H. Davis and J. R. </w:t>
      </w:r>
      <w:proofErr w:type="spellStart"/>
      <w:r>
        <w:t>Cogdell</w:t>
      </w:r>
      <w:proofErr w:type="spellEnd"/>
      <w:r>
        <w:t>, “Calibration program for the 16-foot antenna,” Elect. Eng. Res. Lab., Univ. Texas, Austin, Tech. Memo. NGL-006-69-3, Nov. 15, 1987.</w:t>
      </w:r>
    </w:p>
    <w:p w14:paraId="2A81439F" w14:textId="77777777" w:rsidR="00C11E83" w:rsidRDefault="00C11E83" w:rsidP="00C11E83">
      <w:pPr>
        <w:autoSpaceDE w:val="0"/>
        <w:autoSpaceDN w:val="0"/>
        <w:adjustRightInd w:val="0"/>
        <w:rPr>
          <w:rFonts w:ascii="TimesNewRomanPSMT" w:hAnsi="TimesNewRomanPSMT" w:cs="TimesNewRomanPSMT"/>
        </w:rPr>
      </w:pPr>
    </w:p>
    <w:p w14:paraId="297224DD" w14:textId="468D80EE"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handbooks:</w:t>
      </w:r>
    </w:p>
    <w:p w14:paraId="1AFCEF5B" w14:textId="656B8CB2" w:rsidR="00C11E83" w:rsidRDefault="00C11E83" w:rsidP="008E0645">
      <w:pPr>
        <w:pStyle w:val="References"/>
        <w:rPr>
          <w:rFonts w:ascii="TimesNewRomanPS-ItalicMT" w:hAnsi="TimesNewRomanPS-ItalicMT" w:cs="TimesNewRomanPS-ItalicMT"/>
          <w:i/>
          <w:iCs/>
        </w:rPr>
      </w:pPr>
      <w:r>
        <w:rPr>
          <w:rFonts w:ascii="TimesNewRomanPS-ItalicMT" w:hAnsi="TimesNewRomanPS-ItalicMT" w:cs="TimesNewRomanPS-ItalicMT"/>
          <w:i/>
          <w:iCs/>
        </w:rPr>
        <w:t>Name of Manual/Handbook</w:t>
      </w:r>
      <w:r>
        <w:t xml:space="preserve">, </w:t>
      </w:r>
      <w:r>
        <w:rPr>
          <w:rFonts w:ascii="TimesNewRomanPS-ItalicMT" w:hAnsi="TimesNewRomanPS-ItalicMT" w:cs="TimesNewRomanPS-ItalicMT"/>
          <w:i/>
          <w:iCs/>
        </w:rPr>
        <w:t xml:space="preserve">x </w:t>
      </w:r>
      <w:r>
        <w:t xml:space="preserve">ed., Abbrev. Name of Co., City of Co., Abbrev. State, year, pp. </w:t>
      </w:r>
      <w:r>
        <w:rPr>
          <w:rFonts w:ascii="TimesNewRomanPS-ItalicMT" w:hAnsi="TimesNewRomanPS-ItalicMT" w:cs="TimesNewRomanPS-ItalicMT"/>
          <w:i/>
          <w:iCs/>
        </w:rPr>
        <w:t>xxx-xxx.</w:t>
      </w:r>
    </w:p>
    <w:p w14:paraId="74772AF5" w14:textId="009B33C9" w:rsidR="00C11E83" w:rsidRDefault="00C11E83"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39C004A8" w14:textId="6A016AE5" w:rsidR="00C11E83" w:rsidRDefault="00C11E83" w:rsidP="008E0645">
      <w:pPr>
        <w:pStyle w:val="References"/>
      </w:pPr>
      <w:r>
        <w:rPr>
          <w:rFonts w:ascii="TimesNewRomanPS-ItalicMT" w:hAnsi="TimesNewRomanPS-ItalicMT" w:cs="TimesNewRomanPS-ItalicMT"/>
          <w:i/>
          <w:iCs/>
        </w:rPr>
        <w:t>Transmission Systems for Communications</w:t>
      </w:r>
      <w:r>
        <w:t>, 3rd ed., Western Electric Co., Winston-Salem, NC, 1985, pp. 44–60.</w:t>
      </w:r>
    </w:p>
    <w:p w14:paraId="78417F99" w14:textId="536EB20D" w:rsidR="00C11E83" w:rsidRDefault="00C11E83" w:rsidP="008E0645">
      <w:pPr>
        <w:pStyle w:val="References"/>
      </w:pPr>
      <w:r>
        <w:rPr>
          <w:rFonts w:ascii="TimesNewRomanPS-ItalicMT" w:hAnsi="TimesNewRomanPS-ItalicMT" w:cs="TimesNewRomanPS-ItalicMT"/>
          <w:i/>
          <w:iCs/>
        </w:rPr>
        <w:t>Motorola Semiconductor Data Manual</w:t>
      </w:r>
      <w:r>
        <w:t>, Motorola Semiconductor Products Inc., Phoenix, AZ, 1989.</w:t>
      </w:r>
    </w:p>
    <w:p w14:paraId="7F13F443" w14:textId="77777777" w:rsidR="00C11E83" w:rsidRDefault="00C11E83" w:rsidP="00C11E83">
      <w:pPr>
        <w:autoSpaceDE w:val="0"/>
        <w:autoSpaceDN w:val="0"/>
        <w:adjustRightInd w:val="0"/>
        <w:rPr>
          <w:color w:val="000000"/>
        </w:rPr>
      </w:pPr>
    </w:p>
    <w:p w14:paraId="613D6309" w14:textId="6056412E" w:rsidR="001A60B1" w:rsidRDefault="001A60B1" w:rsidP="001A60B1">
      <w:pPr>
        <w:widowControl w:val="0"/>
        <w:autoSpaceDE w:val="0"/>
        <w:autoSpaceDN w:val="0"/>
        <w:adjustRightInd w:val="0"/>
        <w:spacing w:line="227" w:lineRule="exact"/>
        <w:ind w:right="-68"/>
        <w:rPr>
          <w:i/>
          <w:iCs/>
          <w:color w:val="000000"/>
          <w:spacing w:val="35"/>
        </w:rPr>
      </w:pPr>
      <w:r>
        <w:rPr>
          <w:i/>
          <w:iCs/>
          <w:color w:val="000000"/>
        </w:rPr>
        <w:t>Basic format for books (when available online):</w:t>
      </w:r>
      <w:r>
        <w:rPr>
          <w:i/>
          <w:iCs/>
          <w:color w:val="000000"/>
          <w:spacing w:val="35"/>
        </w:rPr>
        <w:t xml:space="preserve"> </w:t>
      </w:r>
    </w:p>
    <w:p w14:paraId="572E7E8E" w14:textId="48BC7AE9" w:rsidR="001A60B1" w:rsidRDefault="001A60B1" w:rsidP="008E0645">
      <w:pPr>
        <w:pStyle w:val="References"/>
      </w:pPr>
      <w:r>
        <w:t>A</w:t>
      </w:r>
      <w:r>
        <w:rPr>
          <w:spacing w:val="1"/>
        </w:rPr>
        <w:t>u</w:t>
      </w:r>
      <w:r>
        <w:t>thor.</w:t>
      </w:r>
      <w:r>
        <w:rPr>
          <w:spacing w:val="35"/>
        </w:rPr>
        <w:t xml:space="preserve"> </w:t>
      </w:r>
      <w:r>
        <w:t>(</w:t>
      </w:r>
      <w:r>
        <w:rPr>
          <w:spacing w:val="-1"/>
        </w:rPr>
        <w:t>y</w:t>
      </w:r>
      <w:r>
        <w:t>ear,</w:t>
      </w:r>
      <w:r>
        <w:rPr>
          <w:spacing w:val="36"/>
        </w:rPr>
        <w:t xml:space="preserve"> </w:t>
      </w:r>
      <w:r>
        <w:rPr>
          <w:spacing w:val="-2"/>
        </w:rPr>
        <w:t>m</w:t>
      </w:r>
      <w:r>
        <w:rPr>
          <w:spacing w:val="1"/>
        </w:rPr>
        <w:t>on</w:t>
      </w:r>
      <w:r>
        <w:t>th</w:t>
      </w:r>
      <w:r>
        <w:rPr>
          <w:spacing w:val="35"/>
        </w:rPr>
        <w:t xml:space="preserve"> </w:t>
      </w:r>
      <w:r>
        <w:rPr>
          <w:spacing w:val="1"/>
        </w:rPr>
        <w:t>d</w:t>
      </w:r>
      <w:r>
        <w:t>ay).</w:t>
      </w:r>
      <w:r>
        <w:rPr>
          <w:spacing w:val="34"/>
        </w:rPr>
        <w:t xml:space="preserve"> </w:t>
      </w:r>
      <w:r>
        <w:rPr>
          <w:i/>
          <w:iCs/>
        </w:rPr>
        <w:t>Title.</w:t>
      </w:r>
      <w:r>
        <w:rPr>
          <w:i/>
          <w:iCs/>
          <w:spacing w:val="33"/>
        </w:rPr>
        <w:t xml:space="preserve"> </w:t>
      </w:r>
      <w:r>
        <w:t>(e</w:t>
      </w:r>
      <w:r>
        <w:rPr>
          <w:spacing w:val="1"/>
        </w:rPr>
        <w:t>d</w:t>
      </w:r>
      <w:r>
        <w:t>iti</w:t>
      </w:r>
      <w:r>
        <w:rPr>
          <w:spacing w:val="1"/>
        </w:rPr>
        <w:t>o</w:t>
      </w:r>
      <w:r>
        <w:t>n)</w:t>
      </w:r>
      <w:r>
        <w:rPr>
          <w:spacing w:val="34"/>
        </w:rPr>
        <w:t xml:space="preserve"> </w:t>
      </w:r>
      <w:r>
        <w:t>[Ty</w:t>
      </w:r>
      <w:r>
        <w:rPr>
          <w:spacing w:val="1"/>
        </w:rPr>
        <w:t>p</w:t>
      </w:r>
      <w:r>
        <w:t>e</w:t>
      </w:r>
      <w:r>
        <w:rPr>
          <w:spacing w:val="35"/>
        </w:rPr>
        <w:t xml:space="preserve"> </w:t>
      </w:r>
      <w:r>
        <w:t>of</w:t>
      </w:r>
      <w:r w:rsidR="008E0645">
        <w:t xml:space="preserve"> </w:t>
      </w:r>
      <w:r w:rsidRPr="008E0645">
        <w:rPr>
          <w:spacing w:val="-1"/>
        </w:rPr>
        <w:t>m</w:t>
      </w:r>
      <w:r>
        <w:t>e</w:t>
      </w:r>
      <w:r w:rsidRPr="008E0645">
        <w:rPr>
          <w:spacing w:val="1"/>
        </w:rPr>
        <w:t>d</w:t>
      </w:r>
      <w:r>
        <w:t>i</w:t>
      </w:r>
      <w:r w:rsidRPr="008E0645">
        <w:rPr>
          <w:spacing w:val="1"/>
        </w:rPr>
        <w:t>u</w:t>
      </w:r>
      <w:r w:rsidRPr="008E0645">
        <w:rPr>
          <w:spacing w:val="-1"/>
        </w:rPr>
        <w:t>m]</w:t>
      </w:r>
      <w:r>
        <w:t>.</w:t>
      </w:r>
      <w:r w:rsidRPr="008E0645">
        <w:rPr>
          <w:spacing w:val="1"/>
        </w:rPr>
        <w:t xml:space="preserve"> </w:t>
      </w:r>
      <w:r w:rsidRPr="008E0645">
        <w:rPr>
          <w:i/>
          <w:iCs/>
        </w:rPr>
        <w:t>volume (issue</w:t>
      </w:r>
      <w:r w:rsidRPr="008E0645">
        <w:rPr>
          <w:i/>
          <w:iCs/>
          <w:spacing w:val="-2"/>
        </w:rPr>
        <w:t>)</w:t>
      </w:r>
      <w:r w:rsidRPr="008E0645">
        <w:rPr>
          <w:i/>
          <w:iCs/>
        </w:rPr>
        <w:t>.</w:t>
      </w:r>
      <w:r w:rsidR="00263943" w:rsidRPr="008E0645">
        <w:rPr>
          <w:i/>
          <w:iCs/>
        </w:rPr>
        <w:t xml:space="preserve"> </w:t>
      </w:r>
      <w:r>
        <w:t>Availa</w:t>
      </w:r>
      <w:r w:rsidRPr="008E0645">
        <w:rPr>
          <w:spacing w:val="1"/>
        </w:rPr>
        <w:t>b</w:t>
      </w:r>
      <w:r>
        <w:t xml:space="preserve">le: </w:t>
      </w:r>
      <w:r w:rsidR="00263943">
        <w:t>s</w:t>
      </w:r>
      <w:r>
        <w:t>ite/</w:t>
      </w:r>
      <w:r w:rsidRPr="008E0645">
        <w:rPr>
          <w:spacing w:val="1"/>
        </w:rPr>
        <w:t>p</w:t>
      </w:r>
      <w:r>
        <w:t>at</w:t>
      </w:r>
      <w:r w:rsidRPr="008E0645">
        <w:rPr>
          <w:spacing w:val="1"/>
        </w:rPr>
        <w:t>h</w:t>
      </w:r>
      <w:r>
        <w:t>/file</w:t>
      </w:r>
    </w:p>
    <w:p w14:paraId="2DBA0087" w14:textId="77777777" w:rsidR="001A60B1" w:rsidRDefault="001A60B1" w:rsidP="001A60B1">
      <w:pPr>
        <w:widowControl w:val="0"/>
        <w:autoSpaceDE w:val="0"/>
        <w:autoSpaceDN w:val="0"/>
        <w:adjustRightInd w:val="0"/>
        <w:spacing w:before="37"/>
        <w:ind w:right="-20"/>
        <w:rPr>
          <w:color w:val="000000"/>
        </w:rPr>
      </w:pPr>
      <w:r>
        <w:rPr>
          <w:i/>
          <w:iCs/>
          <w:color w:val="000000"/>
        </w:rPr>
        <w:t>Example:</w:t>
      </w:r>
    </w:p>
    <w:p w14:paraId="161E4BD5" w14:textId="01C41570" w:rsidR="001A60B1" w:rsidRDefault="001A60B1" w:rsidP="008E0645">
      <w:pPr>
        <w:pStyle w:val="References"/>
      </w:pPr>
      <w:r>
        <w:t>J. J</w:t>
      </w:r>
      <w:r>
        <w:rPr>
          <w:spacing w:val="1"/>
        </w:rPr>
        <w:t>on</w:t>
      </w:r>
      <w:r>
        <w:t>es.</w:t>
      </w:r>
      <w:r>
        <w:rPr>
          <w:spacing w:val="-1"/>
        </w:rPr>
        <w:t xml:space="preserve"> </w:t>
      </w:r>
      <w:r>
        <w:t>(19</w:t>
      </w:r>
      <w:r>
        <w:rPr>
          <w:spacing w:val="1"/>
        </w:rPr>
        <w:t>9</w:t>
      </w:r>
      <w:r>
        <w:t>1, May 1</w:t>
      </w:r>
      <w:r>
        <w:rPr>
          <w:spacing w:val="1"/>
        </w:rPr>
        <w:t>0</w:t>
      </w:r>
      <w:r>
        <w:t xml:space="preserve">). </w:t>
      </w:r>
      <w:r>
        <w:rPr>
          <w:i/>
          <w:iCs/>
        </w:rPr>
        <w:t>Ne</w:t>
      </w:r>
      <w:r>
        <w:rPr>
          <w:i/>
          <w:iCs/>
          <w:spacing w:val="-2"/>
        </w:rPr>
        <w:t>t</w:t>
      </w:r>
      <w:r>
        <w:rPr>
          <w:i/>
          <w:iCs/>
        </w:rPr>
        <w:t>w</w:t>
      </w:r>
      <w:r>
        <w:rPr>
          <w:i/>
          <w:iCs/>
          <w:spacing w:val="1"/>
        </w:rPr>
        <w:t>o</w:t>
      </w:r>
      <w:r>
        <w:rPr>
          <w:i/>
          <w:iCs/>
        </w:rPr>
        <w:t>rks.</w:t>
      </w:r>
      <w:r>
        <w:rPr>
          <w:i/>
          <w:iCs/>
          <w:spacing w:val="-1"/>
        </w:rPr>
        <w:t xml:space="preserve"> </w:t>
      </w:r>
      <w:r>
        <w:rPr>
          <w:spacing w:val="-1"/>
        </w:rPr>
        <w:t>(</w:t>
      </w:r>
      <w:r>
        <w:rPr>
          <w:spacing w:val="1"/>
        </w:rPr>
        <w:t>2</w:t>
      </w:r>
      <w:r>
        <w:t>nd</w:t>
      </w:r>
      <w:r>
        <w:rPr>
          <w:spacing w:val="1"/>
        </w:rPr>
        <w:t xml:space="preserve"> </w:t>
      </w:r>
      <w:r>
        <w:rPr>
          <w:spacing w:val="-1"/>
        </w:rPr>
        <w:t>ed</w:t>
      </w:r>
      <w:r>
        <w:t>.)</w:t>
      </w:r>
      <w:r>
        <w:rPr>
          <w:spacing w:val="-1"/>
        </w:rPr>
        <w:t xml:space="preserve"> </w:t>
      </w:r>
      <w:r>
        <w:t>[</w:t>
      </w:r>
      <w:r>
        <w:rPr>
          <w:spacing w:val="-1"/>
        </w:rPr>
        <w:t>O</w:t>
      </w:r>
      <w:r>
        <w:t>nline</w:t>
      </w:r>
      <w:r>
        <w:rPr>
          <w:spacing w:val="-1"/>
        </w:rPr>
        <w:t>]</w:t>
      </w:r>
      <w:r>
        <w:t>. Available:</w:t>
      </w:r>
      <w:r>
        <w:rPr>
          <w:spacing w:val="-1"/>
        </w:rPr>
        <w:t xml:space="preserve"> </w:t>
      </w:r>
      <w:hyperlink r:id="rId25" w:history="1">
        <w:r>
          <w:t>htt</w:t>
        </w:r>
        <w:r>
          <w:rPr>
            <w:spacing w:val="-1"/>
          </w:rPr>
          <w:t>p</w:t>
        </w:r>
        <w:r>
          <w:t>://www.at</w:t>
        </w:r>
        <w:r>
          <w:rPr>
            <w:spacing w:val="-2"/>
          </w:rPr>
          <w:t>m</w:t>
        </w:r>
        <w:r>
          <w:t>.com</w:t>
        </w:r>
      </w:hyperlink>
    </w:p>
    <w:p w14:paraId="234FDCA8" w14:textId="77777777" w:rsidR="001A60B1" w:rsidRDefault="001A60B1" w:rsidP="001A60B1">
      <w:pPr>
        <w:widowControl w:val="0"/>
        <w:autoSpaceDE w:val="0"/>
        <w:autoSpaceDN w:val="0"/>
        <w:adjustRightInd w:val="0"/>
        <w:spacing w:before="5" w:line="140" w:lineRule="exact"/>
        <w:rPr>
          <w:color w:val="000000"/>
          <w:sz w:val="14"/>
          <w:szCs w:val="14"/>
        </w:rPr>
      </w:pPr>
    </w:p>
    <w:p w14:paraId="6A2FF64A" w14:textId="77777777" w:rsidR="001A60B1" w:rsidRDefault="001A60B1" w:rsidP="008E0645">
      <w:pPr>
        <w:widowControl w:val="0"/>
        <w:autoSpaceDE w:val="0"/>
        <w:autoSpaceDN w:val="0"/>
        <w:adjustRightInd w:val="0"/>
        <w:spacing w:line="239" w:lineRule="auto"/>
        <w:ind w:right="358"/>
        <w:rPr>
          <w:i/>
          <w:iCs/>
          <w:color w:val="000000"/>
        </w:rPr>
      </w:pPr>
      <w:r>
        <w:rPr>
          <w:i/>
          <w:iCs/>
          <w:color w:val="000000"/>
        </w:rPr>
        <w:t>Basic format for j</w:t>
      </w:r>
      <w:r>
        <w:rPr>
          <w:i/>
          <w:iCs/>
          <w:color w:val="000000"/>
          <w:spacing w:val="1"/>
        </w:rPr>
        <w:t>o</w:t>
      </w:r>
      <w:r>
        <w:rPr>
          <w:i/>
          <w:iCs/>
          <w:color w:val="000000"/>
        </w:rPr>
        <w:t>urn</w:t>
      </w:r>
      <w:r>
        <w:rPr>
          <w:i/>
          <w:iCs/>
          <w:color w:val="000000"/>
          <w:spacing w:val="1"/>
        </w:rPr>
        <w:t>a</w:t>
      </w:r>
      <w:r>
        <w:rPr>
          <w:i/>
          <w:iCs/>
          <w:color w:val="000000"/>
        </w:rPr>
        <w:t>ls (when available online):</w:t>
      </w:r>
    </w:p>
    <w:p w14:paraId="5ADE17B0" w14:textId="77777777" w:rsidR="008E0645" w:rsidRDefault="001A60B1" w:rsidP="008E0645">
      <w:pPr>
        <w:pStyle w:val="References"/>
      </w:pPr>
      <w:r>
        <w:t>A</w:t>
      </w:r>
      <w:r>
        <w:rPr>
          <w:spacing w:val="1"/>
        </w:rPr>
        <w:t>u</w:t>
      </w:r>
      <w:r>
        <w:t>th</w:t>
      </w:r>
      <w:r>
        <w:rPr>
          <w:spacing w:val="1"/>
        </w:rPr>
        <w:t>o</w:t>
      </w:r>
      <w:r>
        <w:rPr>
          <w:spacing w:val="-1"/>
        </w:rPr>
        <w:t>r</w:t>
      </w:r>
      <w:r>
        <w:t xml:space="preserve">. (year, </w:t>
      </w:r>
      <w:r>
        <w:rPr>
          <w:spacing w:val="-2"/>
        </w:rPr>
        <w:t>m</w:t>
      </w:r>
      <w:r>
        <w:rPr>
          <w:spacing w:val="1"/>
        </w:rPr>
        <w:t>on</w:t>
      </w:r>
      <w:r>
        <w:rPr>
          <w:spacing w:val="-2"/>
        </w:rPr>
        <w:t>t</w:t>
      </w:r>
      <w:r>
        <w:rPr>
          <w:spacing w:val="1"/>
        </w:rPr>
        <w:t>h</w:t>
      </w:r>
      <w:r>
        <w:rPr>
          <w:spacing w:val="-1"/>
        </w:rPr>
        <w:t>)</w:t>
      </w:r>
      <w:r>
        <w:t>. Title.</w:t>
      </w:r>
      <w:r>
        <w:rPr>
          <w:spacing w:val="-1"/>
        </w:rPr>
        <w:t xml:space="preserve"> </w:t>
      </w:r>
      <w:r>
        <w:rPr>
          <w:i/>
          <w:iCs/>
          <w:spacing w:val="-1"/>
        </w:rPr>
        <w:t>J</w:t>
      </w:r>
      <w:r>
        <w:rPr>
          <w:i/>
          <w:iCs/>
          <w:spacing w:val="1"/>
        </w:rPr>
        <w:t>ou</w:t>
      </w:r>
      <w:r>
        <w:rPr>
          <w:i/>
          <w:iCs/>
          <w:spacing w:val="-1"/>
        </w:rPr>
        <w:t>rn</w:t>
      </w:r>
      <w:r>
        <w:rPr>
          <w:i/>
          <w:iCs/>
          <w:spacing w:val="1"/>
        </w:rPr>
        <w:t>a</w:t>
      </w:r>
      <w:r>
        <w:rPr>
          <w:i/>
          <w:iCs/>
        </w:rPr>
        <w:t>l.</w:t>
      </w:r>
      <w:r>
        <w:rPr>
          <w:i/>
          <w:iCs/>
          <w:spacing w:val="-1"/>
        </w:rPr>
        <w:t xml:space="preserve"> </w:t>
      </w:r>
      <w:r>
        <w:t>[Ty</w:t>
      </w:r>
      <w:r>
        <w:rPr>
          <w:spacing w:val="1"/>
        </w:rPr>
        <w:t>p</w:t>
      </w:r>
      <w:r>
        <w:t>e</w:t>
      </w:r>
      <w:r>
        <w:rPr>
          <w:spacing w:val="-1"/>
        </w:rPr>
        <w:t xml:space="preserve"> </w:t>
      </w:r>
      <w:r>
        <w:t xml:space="preserve">of </w:t>
      </w:r>
      <w:r>
        <w:rPr>
          <w:spacing w:val="-1"/>
        </w:rPr>
        <w:t>m</w:t>
      </w:r>
      <w:r>
        <w:t>e</w:t>
      </w:r>
      <w:r>
        <w:rPr>
          <w:spacing w:val="1"/>
        </w:rPr>
        <w:t>d</w:t>
      </w:r>
      <w:r>
        <w:t>i</w:t>
      </w:r>
      <w:r>
        <w:rPr>
          <w:spacing w:val="1"/>
        </w:rPr>
        <w:t>u</w:t>
      </w:r>
      <w:r>
        <w:rPr>
          <w:spacing w:val="-1"/>
        </w:rPr>
        <w:t>m]</w:t>
      </w:r>
      <w:r>
        <w:t>.</w:t>
      </w:r>
      <w:r>
        <w:rPr>
          <w:spacing w:val="1"/>
        </w:rPr>
        <w:t xml:space="preserve"> </w:t>
      </w:r>
      <w:r>
        <w:rPr>
          <w:i/>
          <w:iCs/>
        </w:rPr>
        <w:t>volume (issue</w:t>
      </w:r>
      <w:r>
        <w:rPr>
          <w:i/>
          <w:iCs/>
          <w:spacing w:val="-2"/>
        </w:rPr>
        <w:t>)</w:t>
      </w:r>
      <w:r>
        <w:rPr>
          <w:i/>
          <w:iCs/>
        </w:rPr>
        <w:t xml:space="preserve">, </w:t>
      </w:r>
      <w:r>
        <w:rPr>
          <w:spacing w:val="1"/>
        </w:rPr>
        <w:t>p</w:t>
      </w:r>
      <w:r>
        <w:rPr>
          <w:spacing w:val="-1"/>
        </w:rPr>
        <w:t>a</w:t>
      </w:r>
      <w:r>
        <w:t>ges. Availa</w:t>
      </w:r>
      <w:r>
        <w:rPr>
          <w:spacing w:val="1"/>
        </w:rPr>
        <w:t>b</w:t>
      </w:r>
      <w:r>
        <w:t>le: site/</w:t>
      </w:r>
      <w:r>
        <w:rPr>
          <w:spacing w:val="1"/>
        </w:rPr>
        <w:t>p</w:t>
      </w:r>
      <w:r>
        <w:t>at</w:t>
      </w:r>
      <w:r>
        <w:rPr>
          <w:spacing w:val="1"/>
        </w:rPr>
        <w:t>h</w:t>
      </w:r>
      <w:r>
        <w:t xml:space="preserve">/file </w:t>
      </w:r>
    </w:p>
    <w:p w14:paraId="49D0EE4D" w14:textId="153F9827" w:rsidR="001A60B1" w:rsidRDefault="001A60B1" w:rsidP="008E0645">
      <w:pPr>
        <w:widowControl w:val="0"/>
        <w:autoSpaceDE w:val="0"/>
        <w:autoSpaceDN w:val="0"/>
        <w:adjustRightInd w:val="0"/>
        <w:spacing w:line="239" w:lineRule="auto"/>
        <w:ind w:right="358"/>
        <w:rPr>
          <w:color w:val="000000"/>
        </w:rPr>
      </w:pPr>
      <w:r>
        <w:rPr>
          <w:i/>
          <w:iCs/>
          <w:color w:val="000000"/>
        </w:rPr>
        <w:t>Example:</w:t>
      </w:r>
    </w:p>
    <w:p w14:paraId="6F52CE92" w14:textId="7515B49C" w:rsidR="001A60B1" w:rsidRDefault="001A60B1" w:rsidP="008E0645">
      <w:pPr>
        <w:pStyle w:val="References"/>
      </w:pPr>
      <w:r>
        <w:t xml:space="preserve">R. J. </w:t>
      </w:r>
      <w:proofErr w:type="spellStart"/>
      <w:r>
        <w:t>V</w:t>
      </w:r>
      <w:r>
        <w:rPr>
          <w:spacing w:val="-1"/>
        </w:rPr>
        <w:t>i</w:t>
      </w:r>
      <w:r>
        <w:t>d</w:t>
      </w:r>
      <w:r>
        <w:rPr>
          <w:spacing w:val="-2"/>
        </w:rPr>
        <w:t>m</w:t>
      </w:r>
      <w:r>
        <w:t>ar</w:t>
      </w:r>
      <w:proofErr w:type="spellEnd"/>
      <w:r>
        <w:t>. (1</w:t>
      </w:r>
      <w:r>
        <w:rPr>
          <w:spacing w:val="-1"/>
        </w:rPr>
        <w:t>99</w:t>
      </w:r>
      <w:r>
        <w:rPr>
          <w:spacing w:val="1"/>
        </w:rPr>
        <w:t>2</w:t>
      </w:r>
      <w:r>
        <w:t xml:space="preserve">, </w:t>
      </w:r>
      <w:r>
        <w:rPr>
          <w:spacing w:val="2"/>
        </w:rPr>
        <w:t xml:space="preserve"> </w:t>
      </w:r>
      <w:r>
        <w:rPr>
          <w:spacing w:val="-1"/>
        </w:rPr>
        <w:t>Au</w:t>
      </w:r>
      <w:r>
        <w:t>g</w:t>
      </w:r>
      <w:r>
        <w:rPr>
          <w:spacing w:val="-1"/>
        </w:rPr>
        <w:t>.)</w:t>
      </w:r>
      <w:r>
        <w:t xml:space="preserve">. </w:t>
      </w:r>
      <w:r>
        <w:rPr>
          <w:spacing w:val="2"/>
        </w:rPr>
        <w:t xml:space="preserve"> </w:t>
      </w:r>
      <w:r>
        <w:t xml:space="preserve">On </w:t>
      </w:r>
      <w:r>
        <w:rPr>
          <w:spacing w:val="1"/>
        </w:rPr>
        <w:t xml:space="preserve"> </w:t>
      </w:r>
      <w:r>
        <w:t>t</w:t>
      </w:r>
      <w:r>
        <w:rPr>
          <w:spacing w:val="1"/>
        </w:rPr>
        <w:t>h</w:t>
      </w:r>
      <w:r>
        <w:t xml:space="preserve">e  use </w:t>
      </w:r>
      <w:r>
        <w:rPr>
          <w:spacing w:val="2"/>
        </w:rPr>
        <w:t xml:space="preserve"> </w:t>
      </w:r>
      <w:r>
        <w:t xml:space="preserve">of </w:t>
      </w:r>
      <w:r>
        <w:rPr>
          <w:spacing w:val="2"/>
        </w:rPr>
        <w:t xml:space="preserve"> </w:t>
      </w:r>
      <w:r>
        <w:t>at</w:t>
      </w:r>
      <w:r>
        <w:rPr>
          <w:spacing w:val="-2"/>
        </w:rPr>
        <w:t>m</w:t>
      </w:r>
      <w:r>
        <w:rPr>
          <w:spacing w:val="1"/>
        </w:rPr>
        <w:t>o</w:t>
      </w:r>
      <w:r>
        <w:t>sph</w:t>
      </w:r>
      <w:r>
        <w:rPr>
          <w:spacing w:val="-1"/>
        </w:rPr>
        <w:t>e</w:t>
      </w:r>
      <w:r>
        <w:t xml:space="preserve">ric </w:t>
      </w:r>
      <w:r>
        <w:rPr>
          <w:spacing w:val="10"/>
        </w:rPr>
        <w:t>pla</w:t>
      </w:r>
      <w:r>
        <w:rPr>
          <w:spacing w:val="11"/>
        </w:rPr>
        <w:t>s</w:t>
      </w:r>
      <w:r>
        <w:rPr>
          <w:spacing w:val="10"/>
        </w:rPr>
        <w:t>ma</w:t>
      </w:r>
      <w:r>
        <w:t>s</w:t>
      </w:r>
      <w:r>
        <w:rPr>
          <w:spacing w:val="1"/>
        </w:rPr>
        <w:t xml:space="preserve"> </w:t>
      </w:r>
      <w:r>
        <w:rPr>
          <w:spacing w:val="11"/>
        </w:rPr>
        <w:t>a</w:t>
      </w:r>
      <w:r>
        <w:t>s</w:t>
      </w:r>
      <w:r>
        <w:rPr>
          <w:spacing w:val="1"/>
        </w:rPr>
        <w:t xml:space="preserve"> </w:t>
      </w:r>
      <w:r>
        <w:rPr>
          <w:spacing w:val="11"/>
        </w:rPr>
        <w:t>e</w:t>
      </w:r>
      <w:r>
        <w:rPr>
          <w:spacing w:val="9"/>
        </w:rPr>
        <w:t>l</w:t>
      </w:r>
      <w:r>
        <w:rPr>
          <w:spacing w:val="10"/>
        </w:rPr>
        <w:t>e</w:t>
      </w:r>
      <w:r>
        <w:rPr>
          <w:spacing w:val="11"/>
        </w:rPr>
        <w:t>c</w:t>
      </w:r>
      <w:r>
        <w:rPr>
          <w:spacing w:val="10"/>
        </w:rPr>
        <w:t>tr</w:t>
      </w:r>
      <w:r>
        <w:rPr>
          <w:spacing w:val="11"/>
        </w:rPr>
        <w:t>o</w:t>
      </w:r>
      <w:r>
        <w:rPr>
          <w:spacing w:val="8"/>
        </w:rPr>
        <w:t>m</w:t>
      </w:r>
      <w:r>
        <w:rPr>
          <w:spacing w:val="10"/>
        </w:rPr>
        <w:t>agneti</w:t>
      </w:r>
      <w:r>
        <w:t>c</w:t>
      </w:r>
      <w:r>
        <w:rPr>
          <w:spacing w:val="1"/>
        </w:rPr>
        <w:t xml:space="preserve"> </w:t>
      </w:r>
      <w:r>
        <w:rPr>
          <w:spacing w:val="10"/>
        </w:rPr>
        <w:t>refle</w:t>
      </w:r>
      <w:r>
        <w:rPr>
          <w:spacing w:val="11"/>
        </w:rPr>
        <w:t>c</w:t>
      </w:r>
      <w:r>
        <w:rPr>
          <w:spacing w:val="10"/>
        </w:rPr>
        <w:t>tors</w:t>
      </w:r>
      <w:r>
        <w:t xml:space="preserve">. </w:t>
      </w:r>
      <w:r>
        <w:rPr>
          <w:i/>
          <w:iCs/>
          <w:spacing w:val="10"/>
        </w:rPr>
        <w:t>IEE</w:t>
      </w:r>
      <w:r>
        <w:rPr>
          <w:i/>
          <w:iCs/>
        </w:rPr>
        <w:t>E</w:t>
      </w:r>
      <w:r>
        <w:rPr>
          <w:i/>
          <w:iCs/>
          <w:spacing w:val="1"/>
        </w:rPr>
        <w:t xml:space="preserve"> </w:t>
      </w:r>
      <w:r>
        <w:rPr>
          <w:i/>
          <w:iCs/>
          <w:spacing w:val="10"/>
        </w:rPr>
        <w:t xml:space="preserve">Trans. </w:t>
      </w:r>
      <w:r>
        <w:rPr>
          <w:i/>
          <w:iCs/>
        </w:rPr>
        <w:t>Plas</w:t>
      </w:r>
      <w:r>
        <w:rPr>
          <w:i/>
          <w:iCs/>
          <w:spacing w:val="-1"/>
        </w:rPr>
        <w:t>m</w:t>
      </w:r>
      <w:r>
        <w:rPr>
          <w:i/>
          <w:iCs/>
        </w:rPr>
        <w:t>a</w:t>
      </w:r>
      <w:r>
        <w:rPr>
          <w:i/>
          <w:iCs/>
          <w:spacing w:val="1"/>
        </w:rPr>
        <w:t xml:space="preserve"> </w:t>
      </w:r>
      <w:r>
        <w:rPr>
          <w:i/>
          <w:iCs/>
        </w:rPr>
        <w:t>Sci.</w:t>
      </w:r>
      <w:r>
        <w:rPr>
          <w:i/>
          <w:iCs/>
          <w:spacing w:val="2"/>
        </w:rPr>
        <w:t xml:space="preserve"> </w:t>
      </w:r>
      <w:r>
        <w:t>[O</w:t>
      </w:r>
      <w:r>
        <w:rPr>
          <w:spacing w:val="1"/>
        </w:rPr>
        <w:t>n</w:t>
      </w:r>
      <w:r>
        <w:t>li</w:t>
      </w:r>
      <w:r>
        <w:rPr>
          <w:spacing w:val="1"/>
        </w:rPr>
        <w:t>n</w:t>
      </w:r>
      <w:r>
        <w:t>e].</w:t>
      </w:r>
      <w:r>
        <w:rPr>
          <w:spacing w:val="1"/>
        </w:rPr>
        <w:t xml:space="preserve"> </w:t>
      </w:r>
      <w:r>
        <w:rPr>
          <w:i/>
          <w:iCs/>
          <w:spacing w:val="-1"/>
        </w:rPr>
        <w:t>2</w:t>
      </w:r>
      <w:r>
        <w:rPr>
          <w:i/>
          <w:iCs/>
          <w:spacing w:val="1"/>
        </w:rPr>
        <w:t>1</w:t>
      </w:r>
      <w:r>
        <w:rPr>
          <w:i/>
          <w:iCs/>
          <w:spacing w:val="-1"/>
        </w:rPr>
        <w:t>(</w:t>
      </w:r>
      <w:r>
        <w:rPr>
          <w:i/>
          <w:iCs/>
          <w:spacing w:val="1"/>
        </w:rPr>
        <w:t>3</w:t>
      </w:r>
      <w:r>
        <w:rPr>
          <w:i/>
          <w:iCs/>
          <w:spacing w:val="-2"/>
        </w:rPr>
        <w:t>)</w:t>
      </w:r>
      <w:r>
        <w:rPr>
          <w:i/>
          <w:iCs/>
        </w:rPr>
        <w:t>,</w:t>
      </w:r>
      <w:r>
        <w:rPr>
          <w:i/>
          <w:iCs/>
          <w:spacing w:val="2"/>
        </w:rPr>
        <w:t xml:space="preserve"> </w:t>
      </w:r>
      <w:r>
        <w:rPr>
          <w:spacing w:val="1"/>
        </w:rPr>
        <w:t>pp</w:t>
      </w:r>
      <w:r>
        <w:t>.</w:t>
      </w:r>
      <w:r>
        <w:rPr>
          <w:spacing w:val="1"/>
        </w:rPr>
        <w:t xml:space="preserve"> 8</w:t>
      </w:r>
      <w:r>
        <w:t>76–</w:t>
      </w:r>
      <w:r>
        <w:rPr>
          <w:spacing w:val="1"/>
        </w:rPr>
        <w:t>8</w:t>
      </w:r>
      <w:r>
        <w:t>8</w:t>
      </w:r>
      <w:r>
        <w:rPr>
          <w:spacing w:val="1"/>
        </w:rPr>
        <w:t>0</w:t>
      </w:r>
      <w:r>
        <w:t>. A</w:t>
      </w:r>
      <w:r>
        <w:rPr>
          <w:spacing w:val="1"/>
        </w:rPr>
        <w:t>v</w:t>
      </w:r>
      <w:r>
        <w:t>aila</w:t>
      </w:r>
      <w:r>
        <w:rPr>
          <w:spacing w:val="1"/>
        </w:rPr>
        <w:t>b</w:t>
      </w:r>
      <w:r>
        <w:t>le:</w:t>
      </w:r>
      <w:hyperlink r:id="rId26" w:history="1">
        <w:r w:rsidR="008E0645">
          <w:t xml:space="preserve"> </w:t>
        </w:r>
        <w:r>
          <w:t>http://www.halcyon.</w:t>
        </w:r>
        <w:r>
          <w:rPr>
            <w:spacing w:val="-1"/>
          </w:rPr>
          <w:t>c</w:t>
        </w:r>
        <w:r>
          <w:rPr>
            <w:spacing w:val="1"/>
          </w:rPr>
          <w:t>o</w:t>
        </w:r>
        <w:r>
          <w:rPr>
            <w:spacing w:val="-2"/>
          </w:rPr>
          <w:t>m</w:t>
        </w:r>
        <w:r>
          <w:t>/pub</w:t>
        </w:r>
        <w:r>
          <w:rPr>
            <w:spacing w:val="-2"/>
          </w:rPr>
          <w:t>/</w:t>
        </w:r>
        <w:r>
          <w:rPr>
            <w:spacing w:val="-1"/>
          </w:rPr>
          <w:t>j</w:t>
        </w:r>
        <w:r>
          <w:t>ournals/21p</w:t>
        </w:r>
        <w:r>
          <w:rPr>
            <w:spacing w:val="-1"/>
          </w:rPr>
          <w:t>s0</w:t>
        </w:r>
        <w:r>
          <w:t>3-vid</w:t>
        </w:r>
        <w:r>
          <w:rPr>
            <w:spacing w:val="-2"/>
          </w:rPr>
          <w:t>m</w:t>
        </w:r>
        <w:r>
          <w:t>ar</w:t>
        </w:r>
      </w:hyperlink>
    </w:p>
    <w:p w14:paraId="56CBA5A2" w14:textId="77777777" w:rsidR="001A60B1" w:rsidRDefault="001A60B1" w:rsidP="001A60B1">
      <w:pPr>
        <w:widowControl w:val="0"/>
        <w:autoSpaceDE w:val="0"/>
        <w:autoSpaceDN w:val="0"/>
        <w:adjustRightInd w:val="0"/>
        <w:spacing w:before="9" w:line="280" w:lineRule="exact"/>
        <w:rPr>
          <w:color w:val="000000"/>
          <w:sz w:val="28"/>
          <w:szCs w:val="28"/>
        </w:rPr>
      </w:pPr>
    </w:p>
    <w:p w14:paraId="09401842" w14:textId="77777777" w:rsidR="001A60B1" w:rsidRDefault="001A60B1" w:rsidP="008E0645">
      <w:pPr>
        <w:widowControl w:val="0"/>
        <w:autoSpaceDE w:val="0"/>
        <w:autoSpaceDN w:val="0"/>
        <w:adjustRightInd w:val="0"/>
        <w:spacing w:line="239" w:lineRule="auto"/>
        <w:ind w:right="-54"/>
        <w:jc w:val="both"/>
        <w:rPr>
          <w:i/>
          <w:iCs/>
          <w:color w:val="000000"/>
          <w:spacing w:val="1"/>
        </w:rPr>
      </w:pPr>
      <w:r>
        <w:rPr>
          <w:i/>
          <w:iCs/>
          <w:color w:val="000000"/>
        </w:rPr>
        <w:t>Basic format for p</w:t>
      </w:r>
      <w:r>
        <w:rPr>
          <w:i/>
          <w:iCs/>
          <w:color w:val="000000"/>
          <w:spacing w:val="-1"/>
        </w:rPr>
        <w:t>a</w:t>
      </w:r>
      <w:r>
        <w:rPr>
          <w:i/>
          <w:iCs/>
          <w:color w:val="000000"/>
        </w:rPr>
        <w:t>pers</w:t>
      </w:r>
      <w:r>
        <w:rPr>
          <w:i/>
          <w:iCs/>
          <w:color w:val="000000"/>
          <w:spacing w:val="1"/>
        </w:rPr>
        <w:t xml:space="preserve"> </w:t>
      </w:r>
      <w:r>
        <w:rPr>
          <w:i/>
          <w:iCs/>
          <w:color w:val="000000"/>
        </w:rPr>
        <w:t>pr</w:t>
      </w:r>
      <w:r>
        <w:rPr>
          <w:i/>
          <w:iCs/>
          <w:color w:val="000000"/>
          <w:spacing w:val="-1"/>
        </w:rPr>
        <w:t>e</w:t>
      </w:r>
      <w:r>
        <w:rPr>
          <w:i/>
          <w:iCs/>
          <w:color w:val="000000"/>
        </w:rPr>
        <w:t>s</w:t>
      </w:r>
      <w:r>
        <w:rPr>
          <w:i/>
          <w:iCs/>
          <w:color w:val="000000"/>
          <w:spacing w:val="-1"/>
        </w:rPr>
        <w:t>e</w:t>
      </w:r>
      <w:r>
        <w:rPr>
          <w:i/>
          <w:iCs/>
          <w:color w:val="000000"/>
          <w:spacing w:val="1"/>
        </w:rPr>
        <w:t>n</w:t>
      </w:r>
      <w:r>
        <w:rPr>
          <w:i/>
          <w:iCs/>
          <w:color w:val="000000"/>
          <w:spacing w:val="-1"/>
        </w:rPr>
        <w:t>t</w:t>
      </w:r>
      <w:r>
        <w:rPr>
          <w:i/>
          <w:iCs/>
          <w:color w:val="000000"/>
        </w:rPr>
        <w:t>ed at c</w:t>
      </w:r>
      <w:r>
        <w:rPr>
          <w:i/>
          <w:iCs/>
          <w:color w:val="000000"/>
          <w:spacing w:val="-1"/>
        </w:rPr>
        <w:t>o</w:t>
      </w:r>
      <w:r>
        <w:rPr>
          <w:i/>
          <w:iCs/>
          <w:color w:val="000000"/>
        </w:rPr>
        <w:t>n</w:t>
      </w:r>
      <w:r>
        <w:rPr>
          <w:i/>
          <w:iCs/>
          <w:color w:val="000000"/>
          <w:spacing w:val="-1"/>
        </w:rPr>
        <w:t>fe</w:t>
      </w:r>
      <w:r>
        <w:rPr>
          <w:i/>
          <w:iCs/>
          <w:color w:val="000000"/>
        </w:rPr>
        <w:t>rence</w:t>
      </w:r>
      <w:r>
        <w:rPr>
          <w:i/>
          <w:iCs/>
          <w:color w:val="000000"/>
          <w:spacing w:val="-1"/>
        </w:rPr>
        <w:t>s (when available online)</w:t>
      </w:r>
      <w:r>
        <w:rPr>
          <w:i/>
          <w:iCs/>
          <w:color w:val="000000"/>
        </w:rPr>
        <w:t>:</w:t>
      </w:r>
      <w:r>
        <w:rPr>
          <w:i/>
          <w:iCs/>
          <w:color w:val="000000"/>
          <w:spacing w:val="1"/>
        </w:rPr>
        <w:t xml:space="preserve"> </w:t>
      </w:r>
    </w:p>
    <w:p w14:paraId="5D9E1596" w14:textId="2789864F" w:rsidR="001A60B1" w:rsidRDefault="001A60B1" w:rsidP="008E0645">
      <w:pPr>
        <w:pStyle w:val="References"/>
      </w:pPr>
      <w:r>
        <w:rPr>
          <w:spacing w:val="-1"/>
        </w:rPr>
        <w:t>A</w:t>
      </w:r>
      <w:r>
        <w:rPr>
          <w:spacing w:val="1"/>
        </w:rPr>
        <w:t>u</w:t>
      </w:r>
      <w:r>
        <w:t>t</w:t>
      </w:r>
      <w:r>
        <w:rPr>
          <w:spacing w:val="-1"/>
        </w:rPr>
        <w:t>ho</w:t>
      </w:r>
      <w:r>
        <w:rPr>
          <w:spacing w:val="1"/>
        </w:rPr>
        <w:t>r</w:t>
      </w:r>
      <w:r>
        <w:t xml:space="preserve">. </w:t>
      </w:r>
      <w:r>
        <w:rPr>
          <w:spacing w:val="1"/>
        </w:rPr>
        <w:t>(</w:t>
      </w:r>
      <w:r>
        <w:rPr>
          <w:spacing w:val="-1"/>
        </w:rPr>
        <w:t>y</w:t>
      </w:r>
      <w:r>
        <w:rPr>
          <w:spacing w:val="1"/>
        </w:rPr>
        <w:t>ear</w:t>
      </w:r>
      <w:r>
        <w:t>,</w:t>
      </w:r>
      <w:r>
        <w:rPr>
          <w:spacing w:val="2"/>
        </w:rPr>
        <w:t xml:space="preserve"> </w:t>
      </w:r>
      <w:r>
        <w:rPr>
          <w:spacing w:val="-2"/>
        </w:rPr>
        <w:t>m</w:t>
      </w:r>
      <w:r>
        <w:rPr>
          <w:spacing w:val="1"/>
        </w:rPr>
        <w:t>on</w:t>
      </w:r>
      <w:r>
        <w:rPr>
          <w:spacing w:val="-2"/>
        </w:rPr>
        <w:t>t</w:t>
      </w:r>
      <w:r>
        <w:rPr>
          <w:spacing w:val="1"/>
        </w:rPr>
        <w:t>h</w:t>
      </w:r>
      <w:r>
        <w:rPr>
          <w:spacing w:val="-1"/>
        </w:rPr>
        <w:t>)</w:t>
      </w:r>
      <w:r>
        <w:t xml:space="preserve">. </w:t>
      </w:r>
      <w:r>
        <w:rPr>
          <w:spacing w:val="10"/>
        </w:rPr>
        <w:t>Title</w:t>
      </w:r>
      <w:r>
        <w:t xml:space="preserve">. </w:t>
      </w:r>
      <w:r>
        <w:rPr>
          <w:spacing w:val="10"/>
        </w:rPr>
        <w:t>Pre</w:t>
      </w:r>
      <w:r>
        <w:rPr>
          <w:spacing w:val="11"/>
        </w:rPr>
        <w:t>s</w:t>
      </w:r>
      <w:r>
        <w:rPr>
          <w:spacing w:val="10"/>
        </w:rPr>
        <w:t>ente</w:t>
      </w:r>
      <w:r>
        <w:t xml:space="preserve">d </w:t>
      </w:r>
      <w:r>
        <w:rPr>
          <w:spacing w:val="10"/>
        </w:rPr>
        <w:t>a</w:t>
      </w:r>
      <w:r>
        <w:t xml:space="preserve">t </w:t>
      </w:r>
      <w:r>
        <w:rPr>
          <w:spacing w:val="10"/>
        </w:rPr>
        <w:t>Conferenc</w:t>
      </w:r>
      <w:r>
        <w:t xml:space="preserve">e </w:t>
      </w:r>
      <w:r>
        <w:rPr>
          <w:spacing w:val="10"/>
        </w:rPr>
        <w:t>title</w:t>
      </w:r>
      <w:r>
        <w:t xml:space="preserve">. </w:t>
      </w:r>
      <w:r>
        <w:rPr>
          <w:spacing w:val="10"/>
        </w:rPr>
        <w:t>[</w:t>
      </w:r>
      <w:r>
        <w:rPr>
          <w:spacing w:val="11"/>
        </w:rPr>
        <w:t>T</w:t>
      </w:r>
      <w:r>
        <w:rPr>
          <w:spacing w:val="10"/>
        </w:rPr>
        <w:t>yp</w:t>
      </w:r>
      <w:r>
        <w:t xml:space="preserve">e </w:t>
      </w:r>
      <w:r>
        <w:rPr>
          <w:spacing w:val="10"/>
        </w:rPr>
        <w:t>o</w:t>
      </w:r>
      <w:r>
        <w:t xml:space="preserve">f </w:t>
      </w:r>
      <w:r>
        <w:rPr>
          <w:spacing w:val="10"/>
        </w:rPr>
        <w:t>Medi</w:t>
      </w:r>
      <w:r>
        <w:rPr>
          <w:spacing w:val="11"/>
        </w:rPr>
        <w:t>u</w:t>
      </w:r>
      <w:r>
        <w:rPr>
          <w:spacing w:val="7"/>
        </w:rPr>
        <w:t>m</w:t>
      </w:r>
      <w:r>
        <w:rPr>
          <w:spacing w:val="10"/>
        </w:rPr>
        <w:t xml:space="preserve">]. </w:t>
      </w:r>
      <w:r>
        <w:t>A</w:t>
      </w:r>
      <w:r>
        <w:rPr>
          <w:spacing w:val="1"/>
        </w:rPr>
        <w:t>v</w:t>
      </w:r>
      <w:r>
        <w:t>aila</w:t>
      </w:r>
      <w:r>
        <w:rPr>
          <w:spacing w:val="1"/>
        </w:rPr>
        <w:t>b</w:t>
      </w:r>
      <w:r>
        <w:rPr>
          <w:spacing w:val="-1"/>
        </w:rPr>
        <w:t>l</w:t>
      </w:r>
      <w:r>
        <w:t>e: site/</w:t>
      </w:r>
      <w:r>
        <w:rPr>
          <w:spacing w:val="1"/>
        </w:rPr>
        <w:t>p</w:t>
      </w:r>
      <w:r>
        <w:t>at</w:t>
      </w:r>
      <w:r>
        <w:rPr>
          <w:spacing w:val="1"/>
        </w:rPr>
        <w:t>h</w:t>
      </w:r>
      <w:r>
        <w:rPr>
          <w:spacing w:val="-1"/>
        </w:rPr>
        <w:t>/</w:t>
      </w:r>
      <w:r>
        <w:t>file</w:t>
      </w:r>
    </w:p>
    <w:p w14:paraId="14AEFE40" w14:textId="3B456E6F" w:rsidR="001A60B1" w:rsidRDefault="001A60B1" w:rsidP="008E0645">
      <w:pPr>
        <w:widowControl w:val="0"/>
        <w:autoSpaceDE w:val="0"/>
        <w:autoSpaceDN w:val="0"/>
        <w:adjustRightInd w:val="0"/>
        <w:ind w:right="-20"/>
        <w:rPr>
          <w:color w:val="000000"/>
        </w:rPr>
      </w:pPr>
      <w:r>
        <w:rPr>
          <w:i/>
          <w:iCs/>
          <w:color w:val="000000"/>
        </w:rPr>
        <w:t>Example:</w:t>
      </w:r>
    </w:p>
    <w:p w14:paraId="185CA02A" w14:textId="4007E3F3" w:rsidR="001A60B1" w:rsidRDefault="001A60B1" w:rsidP="008E0645">
      <w:pPr>
        <w:pStyle w:val="References"/>
      </w:pPr>
      <w:r>
        <w:t>P</w:t>
      </w:r>
      <w:r>
        <w:rPr>
          <w:spacing w:val="-1"/>
        </w:rPr>
        <w:t>R</w:t>
      </w:r>
      <w:r>
        <w:t>O</w:t>
      </w:r>
      <w:r>
        <w:rPr>
          <w:spacing w:val="-1"/>
        </w:rPr>
        <w:t>C</w:t>
      </w:r>
      <w:r>
        <w:t xml:space="preserve">ESS </w:t>
      </w:r>
      <w:r>
        <w:rPr>
          <w:spacing w:val="41"/>
        </w:rPr>
        <w:t xml:space="preserve"> </w:t>
      </w:r>
      <w:r>
        <w:rPr>
          <w:spacing w:val="-2"/>
        </w:rPr>
        <w:t>C</w:t>
      </w:r>
      <w:r>
        <w:rPr>
          <w:spacing w:val="1"/>
        </w:rPr>
        <w:t>o</w:t>
      </w:r>
      <w:r>
        <w:rPr>
          <w:spacing w:val="-1"/>
        </w:rPr>
        <w:t>r</w:t>
      </w:r>
      <w:r>
        <w:rPr>
          <w:spacing w:val="1"/>
        </w:rPr>
        <w:t>p</w:t>
      </w:r>
      <w:r>
        <w:rPr>
          <w:spacing w:val="-1"/>
        </w:rPr>
        <w:t>.</w:t>
      </w:r>
      <w:r>
        <w:t xml:space="preserve">, </w:t>
      </w:r>
      <w:r>
        <w:rPr>
          <w:spacing w:val="41"/>
        </w:rPr>
        <w:t xml:space="preserve"> </w:t>
      </w:r>
      <w:r>
        <w:rPr>
          <w:spacing w:val="-1"/>
        </w:rPr>
        <w:t>M</w:t>
      </w:r>
      <w:r>
        <w:t xml:space="preserve">A. </w:t>
      </w:r>
      <w:r>
        <w:rPr>
          <w:spacing w:val="41"/>
        </w:rPr>
        <w:t xml:space="preserve"> </w:t>
      </w:r>
      <w:r>
        <w:rPr>
          <w:spacing w:val="-1"/>
        </w:rPr>
        <w:t>In</w:t>
      </w:r>
      <w:r>
        <w:t xml:space="preserve">tranets: </w:t>
      </w:r>
      <w:r>
        <w:rPr>
          <w:spacing w:val="40"/>
        </w:rPr>
        <w:t xml:space="preserve"> </w:t>
      </w:r>
      <w:r>
        <w:t>Inte</w:t>
      </w:r>
      <w:r>
        <w:rPr>
          <w:spacing w:val="-1"/>
        </w:rPr>
        <w:t>rn</w:t>
      </w:r>
      <w:r>
        <w:t xml:space="preserve">et </w:t>
      </w:r>
      <w:r>
        <w:rPr>
          <w:spacing w:val="40"/>
        </w:rPr>
        <w:t xml:space="preserve"> </w:t>
      </w:r>
      <w:r>
        <w:t>technol</w:t>
      </w:r>
      <w:r>
        <w:rPr>
          <w:spacing w:val="-1"/>
        </w:rPr>
        <w:t>o</w:t>
      </w:r>
      <w:r>
        <w:rPr>
          <w:spacing w:val="1"/>
        </w:rPr>
        <w:t>g</w:t>
      </w:r>
      <w:r>
        <w:t>i</w:t>
      </w:r>
      <w:r>
        <w:rPr>
          <w:spacing w:val="-1"/>
        </w:rPr>
        <w:t>e</w:t>
      </w:r>
      <w:r>
        <w:t>s dep</w:t>
      </w:r>
      <w:r>
        <w:rPr>
          <w:spacing w:val="-2"/>
        </w:rPr>
        <w:t>l</w:t>
      </w:r>
      <w:r>
        <w:t>o</w:t>
      </w:r>
      <w:r>
        <w:rPr>
          <w:spacing w:val="-1"/>
        </w:rPr>
        <w:t>y</w:t>
      </w:r>
      <w:r>
        <w:t>ed</w:t>
      </w:r>
      <w:r>
        <w:rPr>
          <w:spacing w:val="1"/>
        </w:rPr>
        <w:t xml:space="preserve"> </w:t>
      </w:r>
      <w:r>
        <w:t>b</w:t>
      </w:r>
      <w:r>
        <w:rPr>
          <w:spacing w:val="-1"/>
        </w:rPr>
        <w:t>e</w:t>
      </w:r>
      <w:r>
        <w:t>h</w:t>
      </w:r>
      <w:r>
        <w:rPr>
          <w:spacing w:val="-2"/>
        </w:rPr>
        <w:t>i</w:t>
      </w:r>
      <w:r>
        <w:t>nd</w:t>
      </w:r>
      <w:r>
        <w:rPr>
          <w:spacing w:val="1"/>
        </w:rPr>
        <w:t xml:space="preserve"> </w:t>
      </w:r>
      <w:r>
        <w:t>t</w:t>
      </w:r>
      <w:r>
        <w:rPr>
          <w:spacing w:val="1"/>
        </w:rPr>
        <w:t>h</w:t>
      </w:r>
      <w:r>
        <w:t>e</w:t>
      </w:r>
      <w:r>
        <w:rPr>
          <w:spacing w:val="1"/>
        </w:rPr>
        <w:t xml:space="preserve"> </w:t>
      </w:r>
      <w:r>
        <w:t>f</w:t>
      </w:r>
      <w:r>
        <w:rPr>
          <w:spacing w:val="-2"/>
        </w:rPr>
        <w:t>i</w:t>
      </w:r>
      <w:r>
        <w:t>rew</w:t>
      </w:r>
      <w:r>
        <w:rPr>
          <w:spacing w:val="-1"/>
        </w:rPr>
        <w:t>a</w:t>
      </w:r>
      <w:r>
        <w:t>ll for</w:t>
      </w:r>
      <w:r>
        <w:rPr>
          <w:spacing w:val="1"/>
        </w:rPr>
        <w:t xml:space="preserve"> </w:t>
      </w:r>
      <w:r>
        <w:t>co</w:t>
      </w:r>
      <w:r>
        <w:rPr>
          <w:spacing w:val="-1"/>
        </w:rPr>
        <w:t>rp</w:t>
      </w:r>
      <w:r>
        <w:t>or</w:t>
      </w:r>
      <w:r>
        <w:rPr>
          <w:spacing w:val="-1"/>
        </w:rPr>
        <w:t>a</w:t>
      </w:r>
      <w:r>
        <w:t>te</w:t>
      </w:r>
      <w:r>
        <w:rPr>
          <w:spacing w:val="1"/>
        </w:rPr>
        <w:t xml:space="preserve"> </w:t>
      </w:r>
      <w:r>
        <w:t>pr</w:t>
      </w:r>
      <w:r>
        <w:rPr>
          <w:spacing w:val="-1"/>
        </w:rPr>
        <w:t>od</w:t>
      </w:r>
      <w:r>
        <w:rPr>
          <w:spacing w:val="1"/>
        </w:rPr>
        <w:t>u</w:t>
      </w:r>
      <w:r>
        <w:t>cti</w:t>
      </w:r>
      <w:r>
        <w:rPr>
          <w:spacing w:val="1"/>
        </w:rPr>
        <w:t>v</w:t>
      </w:r>
      <w:r>
        <w:t>it</w:t>
      </w:r>
      <w:r>
        <w:rPr>
          <w:spacing w:val="-1"/>
        </w:rPr>
        <w:t>y</w:t>
      </w:r>
      <w:r>
        <w:t xml:space="preserve">. </w:t>
      </w:r>
      <w:r>
        <w:rPr>
          <w:spacing w:val="-1"/>
        </w:rPr>
        <w:t>Presente</w:t>
      </w:r>
      <w:r>
        <w:t>d</w:t>
      </w:r>
      <w:r>
        <w:rPr>
          <w:spacing w:val="1"/>
        </w:rPr>
        <w:t xml:space="preserve"> </w:t>
      </w:r>
      <w:r>
        <w:rPr>
          <w:spacing w:val="-1"/>
        </w:rPr>
        <w:t>a</w:t>
      </w:r>
      <w:r>
        <w:t>t</w:t>
      </w:r>
      <w:r>
        <w:rPr>
          <w:spacing w:val="1"/>
        </w:rPr>
        <w:t xml:space="preserve"> </w:t>
      </w:r>
      <w:r w:rsidR="00F3481E">
        <w:rPr>
          <w:spacing w:val="1"/>
        </w:rPr>
        <w:br/>
      </w:r>
      <w:r>
        <w:rPr>
          <w:spacing w:val="-1"/>
        </w:rPr>
        <w:t>INET9</w:t>
      </w:r>
      <w:r>
        <w:t>6</w:t>
      </w:r>
      <w:r>
        <w:rPr>
          <w:spacing w:val="1"/>
        </w:rPr>
        <w:t xml:space="preserve"> </w:t>
      </w:r>
      <w:r>
        <w:rPr>
          <w:spacing w:val="-1"/>
        </w:rPr>
        <w:t>Annu</w:t>
      </w:r>
      <w:r w:rsidR="00F3481E">
        <w:t>al</w:t>
      </w:r>
      <w:r>
        <w:rPr>
          <w:spacing w:val="1"/>
        </w:rPr>
        <w:t xml:space="preserve"> </w:t>
      </w:r>
      <w:r>
        <w:rPr>
          <w:spacing w:val="-1"/>
        </w:rPr>
        <w:t>Meeti</w:t>
      </w:r>
      <w:r>
        <w:t>n</w:t>
      </w:r>
      <w:r>
        <w:rPr>
          <w:spacing w:val="-1"/>
        </w:rPr>
        <w:t>g</w:t>
      </w:r>
      <w:r>
        <w:t>.</w:t>
      </w:r>
      <w:r>
        <w:rPr>
          <w:spacing w:val="1"/>
        </w:rPr>
        <w:t xml:space="preserve"> </w:t>
      </w:r>
      <w:r>
        <w:rPr>
          <w:spacing w:val="-1"/>
        </w:rPr>
        <w:t>[Online]</w:t>
      </w:r>
      <w:r>
        <w:t>.</w:t>
      </w:r>
      <w:r w:rsidR="008E0645">
        <w:t xml:space="preserve"> </w:t>
      </w:r>
      <w:r>
        <w:rPr>
          <w:spacing w:val="-1"/>
        </w:rPr>
        <w:t>Availa</w:t>
      </w:r>
      <w:r>
        <w:t>b</w:t>
      </w:r>
      <w:r>
        <w:rPr>
          <w:spacing w:val="-1"/>
        </w:rPr>
        <w:t>le:</w:t>
      </w:r>
      <w:r w:rsidR="00263943">
        <w:rPr>
          <w:spacing w:val="-1"/>
        </w:rPr>
        <w:t xml:space="preserve">  </w:t>
      </w:r>
      <w:hyperlink r:id="rId27" w:history="1">
        <w:r w:rsidR="00263943" w:rsidRPr="006C7A8D">
          <w:rPr>
            <w:rStyle w:val="Hyperlink"/>
          </w:rPr>
          <w:t>htt</w:t>
        </w:r>
        <w:r w:rsidR="00263943" w:rsidRPr="006C7A8D">
          <w:rPr>
            <w:rStyle w:val="Hyperlink"/>
            <w:spacing w:val="1"/>
          </w:rPr>
          <w:t>p</w:t>
        </w:r>
        <w:r w:rsidR="00263943" w:rsidRPr="006C7A8D">
          <w:rPr>
            <w:rStyle w:val="Hyperlink"/>
          </w:rPr>
          <w:t>://ho</w:t>
        </w:r>
        <w:r w:rsidR="00263943" w:rsidRPr="006C7A8D">
          <w:rPr>
            <w:rStyle w:val="Hyperlink"/>
            <w:spacing w:val="-2"/>
          </w:rPr>
          <w:t>m</w:t>
        </w:r>
        <w:r w:rsidR="00263943" w:rsidRPr="006C7A8D">
          <w:rPr>
            <w:rStyle w:val="Hyperlink"/>
          </w:rPr>
          <w:t>e.p</w:t>
        </w:r>
        <w:r w:rsidR="00263943" w:rsidRPr="006C7A8D">
          <w:rPr>
            <w:rStyle w:val="Hyperlink"/>
            <w:spacing w:val="-1"/>
          </w:rPr>
          <w:t>r</w:t>
        </w:r>
        <w:r w:rsidR="00263943" w:rsidRPr="006C7A8D">
          <w:rPr>
            <w:rStyle w:val="Hyperlink"/>
          </w:rPr>
          <w:t>ocess.</w:t>
        </w:r>
        <w:r w:rsidR="00263943" w:rsidRPr="006C7A8D">
          <w:rPr>
            <w:rStyle w:val="Hyperlink"/>
            <w:spacing w:val="-1"/>
          </w:rPr>
          <w:t>c</w:t>
        </w:r>
        <w:r w:rsidR="00263943" w:rsidRPr="006C7A8D">
          <w:rPr>
            <w:rStyle w:val="Hyperlink"/>
            <w:spacing w:val="1"/>
          </w:rPr>
          <w:t>o</w:t>
        </w:r>
        <w:r w:rsidR="00263943" w:rsidRPr="006C7A8D">
          <w:rPr>
            <w:rStyle w:val="Hyperlink"/>
            <w:spacing w:val="-2"/>
          </w:rPr>
          <w:t>m</w:t>
        </w:r>
        <w:r w:rsidR="00263943" w:rsidRPr="006C7A8D">
          <w:rPr>
            <w:rStyle w:val="Hyperlink"/>
          </w:rPr>
          <w:t>/Int</w:t>
        </w:r>
        <w:r w:rsidR="00263943" w:rsidRPr="006C7A8D">
          <w:rPr>
            <w:rStyle w:val="Hyperlink"/>
            <w:spacing w:val="1"/>
          </w:rPr>
          <w:t>r</w:t>
        </w:r>
        <w:r w:rsidR="00263943" w:rsidRPr="006C7A8D">
          <w:rPr>
            <w:rStyle w:val="Hyperlink"/>
          </w:rPr>
          <w:t>anets/</w:t>
        </w:r>
        <w:r w:rsidR="00263943" w:rsidRPr="006C7A8D">
          <w:rPr>
            <w:rStyle w:val="Hyperlink"/>
            <w:spacing w:val="-1"/>
          </w:rPr>
          <w:t>w</w:t>
        </w:r>
        <w:r w:rsidR="00263943" w:rsidRPr="006C7A8D">
          <w:rPr>
            <w:rStyle w:val="Hyperlink"/>
            <w:spacing w:val="1"/>
          </w:rPr>
          <w:t>p</w:t>
        </w:r>
        <w:r w:rsidR="00263943" w:rsidRPr="006C7A8D">
          <w:rPr>
            <w:rStyle w:val="Hyperlink"/>
            <w:spacing w:val="-1"/>
          </w:rPr>
          <w:t>2</w:t>
        </w:r>
        <w:r w:rsidR="00263943" w:rsidRPr="006C7A8D">
          <w:rPr>
            <w:rStyle w:val="Hyperlink"/>
          </w:rPr>
          <w:t>.h</w:t>
        </w:r>
        <w:r w:rsidR="00263943" w:rsidRPr="006C7A8D">
          <w:rPr>
            <w:rStyle w:val="Hyperlink"/>
            <w:spacing w:val="-2"/>
          </w:rPr>
          <w:t>t</w:t>
        </w:r>
        <w:r w:rsidR="00263943" w:rsidRPr="006C7A8D">
          <w:rPr>
            <w:rStyle w:val="Hyperlink"/>
          </w:rPr>
          <w:t>p</w:t>
        </w:r>
      </w:hyperlink>
    </w:p>
    <w:p w14:paraId="3479269A" w14:textId="77777777" w:rsidR="001A60B1" w:rsidRDefault="001A60B1" w:rsidP="001A60B1">
      <w:pPr>
        <w:widowControl w:val="0"/>
        <w:autoSpaceDE w:val="0"/>
        <w:autoSpaceDN w:val="0"/>
        <w:adjustRightInd w:val="0"/>
        <w:spacing w:before="1" w:line="180" w:lineRule="exact"/>
        <w:rPr>
          <w:color w:val="000000"/>
          <w:sz w:val="18"/>
          <w:szCs w:val="18"/>
        </w:rPr>
      </w:pPr>
    </w:p>
    <w:p w14:paraId="0F813F83" w14:textId="77777777" w:rsidR="00263943" w:rsidRDefault="00263943" w:rsidP="008E0645">
      <w:pPr>
        <w:widowControl w:val="0"/>
        <w:autoSpaceDE w:val="0"/>
        <w:autoSpaceDN w:val="0"/>
        <w:adjustRightInd w:val="0"/>
        <w:spacing w:line="239" w:lineRule="auto"/>
        <w:ind w:right="-54"/>
        <w:jc w:val="both"/>
        <w:rPr>
          <w:i/>
          <w:iCs/>
          <w:color w:val="000000"/>
          <w:spacing w:val="1"/>
        </w:rPr>
      </w:pPr>
      <w:r>
        <w:rPr>
          <w:i/>
          <w:iCs/>
          <w:color w:val="000000"/>
        </w:rPr>
        <w:t>Basic format for r</w:t>
      </w:r>
      <w:r w:rsidR="001A60B1">
        <w:rPr>
          <w:i/>
          <w:iCs/>
          <w:color w:val="000000"/>
        </w:rPr>
        <w:t>ep</w:t>
      </w:r>
      <w:r w:rsidR="001A60B1">
        <w:rPr>
          <w:i/>
          <w:iCs/>
          <w:color w:val="000000"/>
          <w:spacing w:val="1"/>
        </w:rPr>
        <w:t>o</w:t>
      </w:r>
      <w:r w:rsidR="001A60B1">
        <w:rPr>
          <w:i/>
          <w:iCs/>
          <w:color w:val="000000"/>
        </w:rPr>
        <w:t xml:space="preserve">rts  </w:t>
      </w:r>
      <w:r w:rsidR="001A60B1">
        <w:rPr>
          <w:i/>
          <w:iCs/>
          <w:color w:val="000000"/>
          <w:spacing w:val="1"/>
        </w:rPr>
        <w:t xml:space="preserve"> </w:t>
      </w:r>
      <w:r w:rsidR="001A60B1">
        <w:rPr>
          <w:i/>
          <w:iCs/>
          <w:color w:val="000000"/>
        </w:rPr>
        <w:t xml:space="preserve">and  </w:t>
      </w:r>
      <w:r w:rsidR="001A60B1">
        <w:rPr>
          <w:i/>
          <w:iCs/>
          <w:color w:val="000000"/>
          <w:spacing w:val="1"/>
        </w:rPr>
        <w:t xml:space="preserve"> </w:t>
      </w:r>
      <w:r>
        <w:rPr>
          <w:i/>
          <w:iCs/>
          <w:color w:val="000000"/>
        </w:rPr>
        <w:t>h</w:t>
      </w:r>
      <w:r w:rsidR="001A60B1">
        <w:rPr>
          <w:i/>
          <w:iCs/>
          <w:color w:val="000000"/>
        </w:rPr>
        <w:t>an</w:t>
      </w:r>
      <w:r w:rsidR="001A60B1">
        <w:rPr>
          <w:i/>
          <w:iCs/>
          <w:color w:val="000000"/>
          <w:spacing w:val="1"/>
        </w:rPr>
        <w:t>d</w:t>
      </w:r>
      <w:r w:rsidR="001A60B1">
        <w:rPr>
          <w:i/>
          <w:iCs/>
          <w:color w:val="000000"/>
        </w:rPr>
        <w:t>bo</w:t>
      </w:r>
      <w:r w:rsidR="001A60B1">
        <w:rPr>
          <w:i/>
          <w:iCs/>
          <w:color w:val="000000"/>
          <w:spacing w:val="1"/>
        </w:rPr>
        <w:t>o</w:t>
      </w:r>
      <w:r w:rsidR="001A60B1">
        <w:rPr>
          <w:i/>
          <w:iCs/>
          <w:color w:val="000000"/>
        </w:rPr>
        <w:t>ks</w:t>
      </w:r>
      <w:r>
        <w:rPr>
          <w:i/>
          <w:iCs/>
          <w:color w:val="000000"/>
        </w:rPr>
        <w:t xml:space="preserve"> (when available online)</w:t>
      </w:r>
      <w:r w:rsidR="001A60B1">
        <w:rPr>
          <w:i/>
          <w:iCs/>
          <w:color w:val="000000"/>
        </w:rPr>
        <w:t xml:space="preserve">:  </w:t>
      </w:r>
      <w:r w:rsidR="001A60B1">
        <w:rPr>
          <w:i/>
          <w:iCs/>
          <w:color w:val="000000"/>
          <w:spacing w:val="1"/>
        </w:rPr>
        <w:t xml:space="preserve"> </w:t>
      </w:r>
    </w:p>
    <w:p w14:paraId="26CAB664" w14:textId="4F1D8A0A" w:rsidR="001A60B1" w:rsidRPr="00263943" w:rsidRDefault="00263943" w:rsidP="008E0645">
      <w:pPr>
        <w:pStyle w:val="References"/>
      </w:pPr>
      <w:r w:rsidRPr="00263943">
        <w:rPr>
          <w:i/>
          <w:iCs/>
          <w:spacing w:val="1"/>
        </w:rPr>
        <w:t xml:space="preserve"> </w:t>
      </w:r>
      <w:r w:rsidR="001A60B1" w:rsidRPr="00263943">
        <w:t>A</w:t>
      </w:r>
      <w:r w:rsidR="001A60B1" w:rsidRPr="00263943">
        <w:rPr>
          <w:spacing w:val="1"/>
        </w:rPr>
        <w:t>u</w:t>
      </w:r>
      <w:r w:rsidR="001A60B1" w:rsidRPr="00263943">
        <w:rPr>
          <w:spacing w:val="-2"/>
        </w:rPr>
        <w:t>t</w:t>
      </w:r>
      <w:r w:rsidR="001A60B1" w:rsidRPr="00263943">
        <w:rPr>
          <w:spacing w:val="1"/>
        </w:rPr>
        <w:t>h</w:t>
      </w:r>
      <w:r w:rsidR="001A60B1" w:rsidRPr="00263943">
        <w:t xml:space="preserve">or.   (year,  </w:t>
      </w:r>
      <w:r w:rsidR="001A60B1" w:rsidRPr="00263943">
        <w:rPr>
          <w:spacing w:val="1"/>
        </w:rPr>
        <w:t xml:space="preserve"> </w:t>
      </w:r>
      <w:r w:rsidR="001A60B1" w:rsidRPr="00263943">
        <w:rPr>
          <w:spacing w:val="-2"/>
        </w:rPr>
        <w:t>m</w:t>
      </w:r>
      <w:r w:rsidR="001A60B1" w:rsidRPr="00263943">
        <w:rPr>
          <w:spacing w:val="1"/>
        </w:rPr>
        <w:t>on</w:t>
      </w:r>
      <w:r w:rsidR="001A60B1" w:rsidRPr="00263943">
        <w:rPr>
          <w:spacing w:val="-1"/>
        </w:rPr>
        <w:t>t</w:t>
      </w:r>
      <w:r w:rsidR="001A60B1" w:rsidRPr="00263943">
        <w:rPr>
          <w:spacing w:val="1"/>
        </w:rPr>
        <w:t>h</w:t>
      </w:r>
      <w:r w:rsidR="001A60B1" w:rsidRPr="00263943">
        <w:rPr>
          <w:spacing w:val="-1"/>
        </w:rPr>
        <w:t>)</w:t>
      </w:r>
      <w:r w:rsidR="001A60B1" w:rsidRPr="00263943">
        <w:t xml:space="preserve">.   Title. </w:t>
      </w:r>
      <w:r w:rsidR="001A60B1" w:rsidRPr="00263943">
        <w:rPr>
          <w:spacing w:val="14"/>
        </w:rPr>
        <w:t>C</w:t>
      </w:r>
      <w:r w:rsidR="001A60B1" w:rsidRPr="00263943">
        <w:t>o</w:t>
      </w:r>
      <w:r w:rsidR="001A60B1" w:rsidRPr="00263943">
        <w:rPr>
          <w:spacing w:val="12"/>
        </w:rPr>
        <w:t>m</w:t>
      </w:r>
      <w:r w:rsidR="001A60B1" w:rsidRPr="00263943">
        <w:t>p</w:t>
      </w:r>
      <w:r w:rsidR="001A60B1" w:rsidRPr="00263943">
        <w:rPr>
          <w:spacing w:val="-35"/>
        </w:rPr>
        <w:t xml:space="preserve"> </w:t>
      </w:r>
      <w:r w:rsidR="001A60B1" w:rsidRPr="00263943">
        <w:rPr>
          <w:spacing w:val="14"/>
        </w:rPr>
        <w:t>a</w:t>
      </w:r>
      <w:r w:rsidR="001A60B1" w:rsidRPr="00263943">
        <w:t>n</w:t>
      </w:r>
      <w:r w:rsidR="001A60B1" w:rsidRPr="00263943">
        <w:rPr>
          <w:spacing w:val="-35"/>
        </w:rPr>
        <w:t xml:space="preserve"> </w:t>
      </w:r>
      <w:r w:rsidR="001A60B1" w:rsidRPr="00263943">
        <w:t>y</w:t>
      </w:r>
      <w:r w:rsidR="001A60B1" w:rsidRPr="00263943">
        <w:rPr>
          <w:spacing w:val="-37"/>
        </w:rPr>
        <w:t xml:space="preserve"> </w:t>
      </w:r>
      <w:r w:rsidR="001A60B1" w:rsidRPr="00263943">
        <w:t>.</w:t>
      </w:r>
      <w:r w:rsidR="001A60B1" w:rsidRPr="00263943">
        <w:rPr>
          <w:spacing w:val="49"/>
        </w:rPr>
        <w:t xml:space="preserve"> </w:t>
      </w:r>
      <w:r w:rsidR="001A60B1" w:rsidRPr="00263943">
        <w:t>C</w:t>
      </w:r>
      <w:r w:rsidR="001A60B1" w:rsidRPr="00263943">
        <w:rPr>
          <w:spacing w:val="-37"/>
        </w:rPr>
        <w:t xml:space="preserve"> </w:t>
      </w:r>
      <w:proofErr w:type="spellStart"/>
      <w:r w:rsidR="001A60B1" w:rsidRPr="00263943">
        <w:rPr>
          <w:spacing w:val="14"/>
        </w:rPr>
        <w:t>ity</w:t>
      </w:r>
      <w:proofErr w:type="spellEnd"/>
      <w:r w:rsidR="001A60B1" w:rsidRPr="00263943">
        <w:t>,</w:t>
      </w:r>
      <w:r w:rsidR="001A60B1" w:rsidRPr="00263943">
        <w:rPr>
          <w:spacing w:val="47"/>
        </w:rPr>
        <w:t xml:space="preserve"> </w:t>
      </w:r>
      <w:r w:rsidR="001A60B1" w:rsidRPr="00263943">
        <w:rPr>
          <w:spacing w:val="14"/>
        </w:rPr>
        <w:t>Sta</w:t>
      </w:r>
      <w:r w:rsidR="001A60B1" w:rsidRPr="00263943">
        <w:t>te</w:t>
      </w:r>
      <w:r w:rsidR="001A60B1" w:rsidRPr="00263943">
        <w:rPr>
          <w:spacing w:val="47"/>
        </w:rPr>
        <w:t xml:space="preserve"> </w:t>
      </w:r>
      <w:r w:rsidR="001A60B1" w:rsidRPr="00263943">
        <w:rPr>
          <w:spacing w:val="14"/>
        </w:rPr>
        <w:t>o</w:t>
      </w:r>
      <w:r w:rsidR="001A60B1" w:rsidRPr="00263943">
        <w:t>r</w:t>
      </w:r>
      <w:r w:rsidR="001A60B1" w:rsidRPr="00263943">
        <w:rPr>
          <w:spacing w:val="48"/>
        </w:rPr>
        <w:t xml:space="preserve"> </w:t>
      </w:r>
      <w:r w:rsidR="001A60B1" w:rsidRPr="00263943">
        <w:t>C</w:t>
      </w:r>
      <w:r w:rsidR="001A60B1" w:rsidRPr="00263943">
        <w:rPr>
          <w:spacing w:val="14"/>
        </w:rPr>
        <w:t>ou</w:t>
      </w:r>
      <w:r w:rsidR="001A60B1" w:rsidRPr="00263943">
        <w:t>n</w:t>
      </w:r>
      <w:r w:rsidR="001A60B1" w:rsidRPr="00263943">
        <w:rPr>
          <w:spacing w:val="14"/>
        </w:rPr>
        <w:t>t</w:t>
      </w:r>
      <w:r w:rsidR="001A60B1" w:rsidRPr="00263943">
        <w:t>ry.</w:t>
      </w:r>
      <w:r w:rsidR="001A60B1" w:rsidRPr="00263943">
        <w:rPr>
          <w:spacing w:val="47"/>
        </w:rPr>
        <w:t xml:space="preserve"> </w:t>
      </w:r>
      <w:r w:rsidR="001A60B1" w:rsidRPr="00263943">
        <w:rPr>
          <w:spacing w:val="14"/>
        </w:rPr>
        <w:t>[Ty</w:t>
      </w:r>
      <w:r w:rsidR="001A60B1" w:rsidRPr="00263943">
        <w:t>pe</w:t>
      </w:r>
      <w:r w:rsidR="001A60B1" w:rsidRPr="00263943">
        <w:rPr>
          <w:spacing w:val="47"/>
        </w:rPr>
        <w:t xml:space="preserve"> </w:t>
      </w:r>
      <w:r w:rsidR="001A60B1" w:rsidRPr="00263943">
        <w:rPr>
          <w:spacing w:val="14"/>
        </w:rPr>
        <w:t>o</w:t>
      </w:r>
      <w:r w:rsidR="001A60B1" w:rsidRPr="00263943">
        <w:t>f</w:t>
      </w:r>
      <w:r w:rsidR="001A60B1" w:rsidRPr="00263943">
        <w:rPr>
          <w:spacing w:val="49"/>
        </w:rPr>
        <w:t xml:space="preserve"> </w:t>
      </w:r>
      <w:r w:rsidR="001A60B1" w:rsidRPr="00263943">
        <w:rPr>
          <w:spacing w:val="14"/>
        </w:rPr>
        <w:t>Me</w:t>
      </w:r>
      <w:r w:rsidR="001A60B1" w:rsidRPr="00263943">
        <w:t>diu</w:t>
      </w:r>
      <w:r w:rsidR="001A60B1" w:rsidRPr="00263943">
        <w:rPr>
          <w:spacing w:val="12"/>
        </w:rPr>
        <w:t>m</w:t>
      </w:r>
      <w:r w:rsidR="001A60B1" w:rsidRPr="00263943">
        <w:rPr>
          <w:spacing w:val="14"/>
        </w:rPr>
        <w:t>]</w:t>
      </w:r>
      <w:r w:rsidR="001A60B1" w:rsidRPr="00263943">
        <w:t>.</w:t>
      </w:r>
      <w:r w:rsidR="001A60B1" w:rsidRPr="00263943">
        <w:rPr>
          <w:spacing w:val="-36"/>
        </w:rPr>
        <w:t xml:space="preserve"> </w:t>
      </w:r>
      <w:r w:rsidR="001A60B1" w:rsidRPr="00263943">
        <w:t>A</w:t>
      </w:r>
      <w:r w:rsidR="001A60B1" w:rsidRPr="00263943">
        <w:rPr>
          <w:spacing w:val="1"/>
        </w:rPr>
        <w:t>v</w:t>
      </w:r>
      <w:r w:rsidR="001A60B1" w:rsidRPr="00263943">
        <w:t>aila</w:t>
      </w:r>
      <w:r w:rsidR="001A60B1" w:rsidRPr="00263943">
        <w:rPr>
          <w:spacing w:val="1"/>
        </w:rPr>
        <w:t>b</w:t>
      </w:r>
      <w:r w:rsidR="001A60B1" w:rsidRPr="00263943">
        <w:rPr>
          <w:spacing w:val="-1"/>
        </w:rPr>
        <w:t>l</w:t>
      </w:r>
      <w:r w:rsidR="001A60B1" w:rsidRPr="00263943">
        <w:t>e: site/</w:t>
      </w:r>
      <w:r w:rsidR="001A60B1" w:rsidRPr="00263943">
        <w:rPr>
          <w:spacing w:val="1"/>
        </w:rPr>
        <w:t>p</w:t>
      </w:r>
      <w:r w:rsidR="001A60B1" w:rsidRPr="00263943">
        <w:t>at</w:t>
      </w:r>
      <w:r w:rsidR="001A60B1" w:rsidRPr="00263943">
        <w:rPr>
          <w:spacing w:val="1"/>
        </w:rPr>
        <w:t>h</w:t>
      </w:r>
      <w:r w:rsidR="001A60B1" w:rsidRPr="00263943">
        <w:rPr>
          <w:spacing w:val="-1"/>
        </w:rPr>
        <w:t>/</w:t>
      </w:r>
      <w:r w:rsidR="001A60B1" w:rsidRPr="00263943">
        <w:t>file</w:t>
      </w:r>
    </w:p>
    <w:p w14:paraId="49C3E901" w14:textId="77777777" w:rsidR="001A60B1" w:rsidRPr="008E0645" w:rsidRDefault="001A60B1" w:rsidP="008E0645">
      <w:pPr>
        <w:widowControl w:val="0"/>
        <w:autoSpaceDE w:val="0"/>
        <w:autoSpaceDN w:val="0"/>
        <w:adjustRightInd w:val="0"/>
        <w:spacing w:before="1"/>
        <w:ind w:right="-20"/>
        <w:rPr>
          <w:color w:val="000000"/>
        </w:rPr>
      </w:pPr>
      <w:r w:rsidRPr="008E0645">
        <w:rPr>
          <w:i/>
          <w:iCs/>
          <w:color w:val="000000"/>
        </w:rPr>
        <w:t>Example:</w:t>
      </w:r>
    </w:p>
    <w:p w14:paraId="7BCE9A8F" w14:textId="49AC5FF1" w:rsidR="001A60B1" w:rsidRPr="00263943" w:rsidRDefault="00263943" w:rsidP="008E0645">
      <w:pPr>
        <w:pStyle w:val="References"/>
      </w:pPr>
      <w:r>
        <w:rPr>
          <w:spacing w:val="1"/>
        </w:rPr>
        <w:t xml:space="preserve">   </w:t>
      </w:r>
      <w:r w:rsidR="001A60B1" w:rsidRPr="00263943">
        <w:rPr>
          <w:spacing w:val="26"/>
        </w:rPr>
        <w:t>S</w:t>
      </w:r>
      <w:r w:rsidR="001A60B1" w:rsidRPr="00263943">
        <w:t xml:space="preserve">. </w:t>
      </w:r>
      <w:r w:rsidR="001A60B1" w:rsidRPr="00263943">
        <w:rPr>
          <w:spacing w:val="18"/>
        </w:rPr>
        <w:t xml:space="preserve"> </w:t>
      </w:r>
      <w:r w:rsidR="001A60B1" w:rsidRPr="00263943">
        <w:rPr>
          <w:spacing w:val="26"/>
        </w:rPr>
        <w:t>L</w:t>
      </w:r>
      <w:r w:rsidR="001A60B1" w:rsidRPr="00263943">
        <w:t xml:space="preserve">. </w:t>
      </w:r>
      <w:r w:rsidR="001A60B1" w:rsidRPr="00263943">
        <w:rPr>
          <w:spacing w:val="18"/>
        </w:rPr>
        <w:t xml:space="preserve"> </w:t>
      </w:r>
      <w:r w:rsidR="001A60B1" w:rsidRPr="00263943">
        <w:rPr>
          <w:spacing w:val="26"/>
        </w:rPr>
        <w:t>Tal</w:t>
      </w:r>
      <w:r w:rsidR="001A60B1" w:rsidRPr="00263943">
        <w:t>l</w:t>
      </w:r>
      <w:r w:rsidR="001A60B1" w:rsidRPr="00263943">
        <w:rPr>
          <w:spacing w:val="-25"/>
        </w:rPr>
        <w:t xml:space="preserve"> </w:t>
      </w:r>
      <w:proofErr w:type="spellStart"/>
      <w:r w:rsidR="001A60B1" w:rsidRPr="00263943">
        <w:rPr>
          <w:spacing w:val="26"/>
        </w:rPr>
        <w:t>een</w:t>
      </w:r>
      <w:proofErr w:type="spellEnd"/>
      <w:r w:rsidR="001A60B1" w:rsidRPr="00263943">
        <w:t xml:space="preserve">. </w:t>
      </w:r>
      <w:r w:rsidR="001A60B1" w:rsidRPr="00263943">
        <w:rPr>
          <w:spacing w:val="18"/>
        </w:rPr>
        <w:t xml:space="preserve"> </w:t>
      </w:r>
      <w:r w:rsidR="001A60B1" w:rsidRPr="00263943">
        <w:rPr>
          <w:spacing w:val="26"/>
        </w:rPr>
        <w:t>(199</w:t>
      </w:r>
      <w:r w:rsidR="001A60B1" w:rsidRPr="00263943">
        <w:t>6</w:t>
      </w:r>
      <w:r w:rsidR="001A60B1" w:rsidRPr="00263943">
        <w:rPr>
          <w:spacing w:val="-23"/>
        </w:rPr>
        <w:t xml:space="preserve"> </w:t>
      </w:r>
      <w:r w:rsidR="001A60B1" w:rsidRPr="00263943">
        <w:t xml:space="preserve">, </w:t>
      </w:r>
      <w:r w:rsidR="001A60B1" w:rsidRPr="00263943">
        <w:rPr>
          <w:spacing w:val="18"/>
        </w:rPr>
        <w:t xml:space="preserve"> </w:t>
      </w:r>
      <w:r w:rsidR="001A60B1" w:rsidRPr="00263943">
        <w:rPr>
          <w:spacing w:val="26"/>
        </w:rPr>
        <w:t>Ap</w:t>
      </w:r>
      <w:r w:rsidR="001A60B1" w:rsidRPr="00263943">
        <w:t>r</w:t>
      </w:r>
      <w:r w:rsidR="001A60B1" w:rsidRPr="00263943">
        <w:rPr>
          <w:spacing w:val="-23"/>
        </w:rPr>
        <w:t xml:space="preserve"> </w:t>
      </w:r>
      <w:r w:rsidR="001A60B1" w:rsidRPr="00263943">
        <w:t>.</w:t>
      </w:r>
      <w:r w:rsidR="001A60B1" w:rsidRPr="00263943">
        <w:rPr>
          <w:spacing w:val="-24"/>
        </w:rPr>
        <w:t xml:space="preserve"> </w:t>
      </w:r>
      <w:r w:rsidR="001A60B1" w:rsidRPr="00263943">
        <w:rPr>
          <w:spacing w:val="26"/>
        </w:rPr>
        <w:t>)</w:t>
      </w:r>
      <w:r w:rsidR="001A60B1" w:rsidRPr="00263943">
        <w:t xml:space="preserve">. </w:t>
      </w:r>
      <w:r w:rsidR="001A60B1" w:rsidRPr="00263943">
        <w:rPr>
          <w:spacing w:val="20"/>
        </w:rPr>
        <w:t xml:space="preserve"> </w:t>
      </w:r>
      <w:r w:rsidR="001A60B1" w:rsidRPr="00263943">
        <w:rPr>
          <w:spacing w:val="26"/>
        </w:rPr>
        <w:t>Th</w:t>
      </w:r>
      <w:r w:rsidR="001A60B1" w:rsidRPr="00263943">
        <w:t xml:space="preserve">e </w:t>
      </w:r>
      <w:r w:rsidR="001A60B1" w:rsidRPr="00263943">
        <w:rPr>
          <w:spacing w:val="18"/>
        </w:rPr>
        <w:t xml:space="preserve"> </w:t>
      </w:r>
      <w:r w:rsidR="001A60B1" w:rsidRPr="00263943">
        <w:rPr>
          <w:spacing w:val="26"/>
        </w:rPr>
        <w:t>I</w:t>
      </w:r>
      <w:r w:rsidR="001A60B1" w:rsidRPr="00263943">
        <w:t>n</w:t>
      </w:r>
      <w:r w:rsidR="001A60B1" w:rsidRPr="00263943">
        <w:rPr>
          <w:spacing w:val="-23"/>
        </w:rPr>
        <w:t xml:space="preserve"> </w:t>
      </w:r>
      <w:r w:rsidR="001A60B1" w:rsidRPr="00263943">
        <w:t>t</w:t>
      </w:r>
      <w:r w:rsidR="001A60B1" w:rsidRPr="00263943">
        <w:rPr>
          <w:spacing w:val="-25"/>
        </w:rPr>
        <w:t xml:space="preserve"> </w:t>
      </w:r>
      <w:r w:rsidR="001A60B1" w:rsidRPr="00263943">
        <w:t>r</w:t>
      </w:r>
      <w:r w:rsidR="001A60B1" w:rsidRPr="00263943">
        <w:rPr>
          <w:spacing w:val="-23"/>
        </w:rPr>
        <w:t xml:space="preserve"> </w:t>
      </w:r>
      <w:r w:rsidR="001A60B1" w:rsidRPr="00263943">
        <w:rPr>
          <w:spacing w:val="26"/>
        </w:rPr>
        <w:t>a</w:t>
      </w:r>
      <w:r w:rsidR="001A60B1" w:rsidRPr="00263943">
        <w:t>n</w:t>
      </w:r>
      <w:r w:rsidR="001A60B1" w:rsidRPr="00263943">
        <w:rPr>
          <w:spacing w:val="-23"/>
        </w:rPr>
        <w:t xml:space="preserve"> </w:t>
      </w:r>
      <w:r w:rsidR="001A60B1" w:rsidRPr="00263943">
        <w:rPr>
          <w:spacing w:val="26"/>
        </w:rPr>
        <w:t>e</w:t>
      </w:r>
      <w:r w:rsidR="001A60B1" w:rsidRPr="00263943">
        <w:t xml:space="preserve">t </w:t>
      </w:r>
      <w:r w:rsidR="001A60B1" w:rsidRPr="00263943">
        <w:rPr>
          <w:spacing w:val="18"/>
        </w:rPr>
        <w:t xml:space="preserve"> </w:t>
      </w:r>
      <w:r w:rsidR="001A60B1" w:rsidRPr="00263943">
        <w:rPr>
          <w:spacing w:val="26"/>
        </w:rPr>
        <w:t>Ar</w:t>
      </w:r>
      <w:r w:rsidR="001A60B1" w:rsidRPr="00263943">
        <w:rPr>
          <w:spacing w:val="24"/>
        </w:rPr>
        <w:t>ch</w:t>
      </w:r>
      <w:r w:rsidR="001A60B1" w:rsidRPr="00263943">
        <w:t>i</w:t>
      </w:r>
      <w:r w:rsidR="001A60B1" w:rsidRPr="00263943">
        <w:rPr>
          <w:spacing w:val="-26"/>
        </w:rPr>
        <w:t xml:space="preserve"> </w:t>
      </w:r>
      <w:r w:rsidR="00F3481E">
        <w:rPr>
          <w:spacing w:val="-26"/>
        </w:rPr>
        <w:t>-</w:t>
      </w:r>
      <w:proofErr w:type="spellStart"/>
      <w:r w:rsidR="001A60B1" w:rsidRPr="00263943">
        <w:t>t</w:t>
      </w:r>
      <w:r w:rsidR="001A60B1" w:rsidRPr="00263943">
        <w:rPr>
          <w:spacing w:val="24"/>
        </w:rPr>
        <w:t>ec</w:t>
      </w:r>
      <w:r w:rsidR="001A60B1" w:rsidRPr="00263943">
        <w:t>t</w:t>
      </w:r>
      <w:r w:rsidR="001A60B1" w:rsidRPr="00263943">
        <w:rPr>
          <w:spacing w:val="24"/>
        </w:rPr>
        <w:t>ure</w:t>
      </w:r>
      <w:proofErr w:type="spellEnd"/>
      <w:r w:rsidR="001A60B1" w:rsidRPr="00263943">
        <w:t xml:space="preserve">: </w:t>
      </w:r>
      <w:r w:rsidR="001A60B1" w:rsidRPr="00263943">
        <w:rPr>
          <w:spacing w:val="40"/>
        </w:rPr>
        <w:t xml:space="preserve"> </w:t>
      </w:r>
      <w:r w:rsidR="001A60B1" w:rsidRPr="00263943">
        <w:t>M</w:t>
      </w:r>
      <w:r w:rsidR="001A60B1" w:rsidRPr="00263943">
        <w:rPr>
          <w:spacing w:val="-27"/>
        </w:rPr>
        <w:t xml:space="preserve"> </w:t>
      </w:r>
      <w:r w:rsidR="001A60B1" w:rsidRPr="00263943">
        <w:t>a</w:t>
      </w:r>
      <w:r w:rsidR="001A60B1" w:rsidRPr="00263943">
        <w:rPr>
          <w:spacing w:val="-26"/>
        </w:rPr>
        <w:t xml:space="preserve"> </w:t>
      </w:r>
      <w:proofErr w:type="spellStart"/>
      <w:r w:rsidR="001A60B1" w:rsidRPr="00263943">
        <w:rPr>
          <w:spacing w:val="24"/>
        </w:rPr>
        <w:t>nag</w:t>
      </w:r>
      <w:r w:rsidR="001A60B1" w:rsidRPr="00263943">
        <w:t>i</w:t>
      </w:r>
      <w:proofErr w:type="spellEnd"/>
      <w:r w:rsidR="001A60B1" w:rsidRPr="00263943">
        <w:rPr>
          <w:spacing w:val="-28"/>
        </w:rPr>
        <w:t xml:space="preserve"> </w:t>
      </w:r>
      <w:r w:rsidR="001A60B1" w:rsidRPr="00263943">
        <w:rPr>
          <w:spacing w:val="24"/>
        </w:rPr>
        <w:t>n</w:t>
      </w:r>
      <w:r w:rsidR="001A60B1" w:rsidRPr="00263943">
        <w:t xml:space="preserve">g </w:t>
      </w:r>
      <w:r w:rsidR="001A60B1" w:rsidRPr="00263943">
        <w:rPr>
          <w:spacing w:val="42"/>
        </w:rPr>
        <w:t xml:space="preserve"> </w:t>
      </w:r>
      <w:proofErr w:type="spellStart"/>
      <w:r w:rsidR="001A60B1" w:rsidRPr="00263943">
        <w:t>i</w:t>
      </w:r>
      <w:proofErr w:type="spellEnd"/>
      <w:r w:rsidR="001A60B1" w:rsidRPr="00263943">
        <w:rPr>
          <w:spacing w:val="-28"/>
        </w:rPr>
        <w:t xml:space="preserve"> </w:t>
      </w:r>
      <w:r w:rsidR="001A60B1" w:rsidRPr="00263943">
        <w:t>n</w:t>
      </w:r>
      <w:r w:rsidR="001A60B1" w:rsidRPr="00263943">
        <w:rPr>
          <w:spacing w:val="-25"/>
        </w:rPr>
        <w:t xml:space="preserve"> </w:t>
      </w:r>
      <w:r w:rsidR="001A60B1" w:rsidRPr="00263943">
        <w:t>f</w:t>
      </w:r>
      <w:r w:rsidR="001A60B1" w:rsidRPr="00263943">
        <w:rPr>
          <w:spacing w:val="-27"/>
        </w:rPr>
        <w:t xml:space="preserve"> </w:t>
      </w:r>
      <w:r w:rsidR="001A60B1" w:rsidRPr="00263943">
        <w:t>o</w:t>
      </w:r>
      <w:r w:rsidR="001A60B1" w:rsidRPr="00263943">
        <w:rPr>
          <w:spacing w:val="-25"/>
        </w:rPr>
        <w:t xml:space="preserve"> </w:t>
      </w:r>
      <w:proofErr w:type="spellStart"/>
      <w:r w:rsidR="001A60B1" w:rsidRPr="00263943">
        <w:rPr>
          <w:spacing w:val="24"/>
        </w:rPr>
        <w:t>r</w:t>
      </w:r>
      <w:r w:rsidR="001A60B1" w:rsidRPr="00263943">
        <w:t>m</w:t>
      </w:r>
      <w:proofErr w:type="spellEnd"/>
      <w:r w:rsidR="001A60B1" w:rsidRPr="00263943">
        <w:rPr>
          <w:spacing w:val="-28"/>
        </w:rPr>
        <w:t xml:space="preserve"> </w:t>
      </w:r>
      <w:r w:rsidR="001A60B1" w:rsidRPr="00263943">
        <w:rPr>
          <w:spacing w:val="24"/>
        </w:rPr>
        <w:t>a</w:t>
      </w:r>
      <w:r w:rsidR="001A60B1" w:rsidRPr="00263943">
        <w:t>t</w:t>
      </w:r>
      <w:r w:rsidR="001A60B1" w:rsidRPr="00263943">
        <w:rPr>
          <w:spacing w:val="-26"/>
        </w:rPr>
        <w:t xml:space="preserve"> </w:t>
      </w:r>
      <w:proofErr w:type="spellStart"/>
      <w:r w:rsidR="001A60B1" w:rsidRPr="00263943">
        <w:t>i</w:t>
      </w:r>
      <w:proofErr w:type="spellEnd"/>
      <w:r w:rsidR="001A60B1" w:rsidRPr="00263943">
        <w:rPr>
          <w:spacing w:val="-26"/>
        </w:rPr>
        <w:t xml:space="preserve"> </w:t>
      </w:r>
      <w:r w:rsidR="001A60B1" w:rsidRPr="00263943">
        <w:rPr>
          <w:spacing w:val="24"/>
        </w:rPr>
        <w:t>o</w:t>
      </w:r>
      <w:r w:rsidR="001A60B1" w:rsidRPr="00263943">
        <w:t xml:space="preserve">n </w:t>
      </w:r>
      <w:r w:rsidR="001A60B1" w:rsidRPr="00263943">
        <w:rPr>
          <w:spacing w:val="42"/>
        </w:rPr>
        <w:t xml:space="preserve"> </w:t>
      </w:r>
      <w:proofErr w:type="spellStart"/>
      <w:r w:rsidR="001A60B1" w:rsidRPr="00263943">
        <w:t>i</w:t>
      </w:r>
      <w:proofErr w:type="spellEnd"/>
      <w:r w:rsidR="001A60B1" w:rsidRPr="00263943">
        <w:rPr>
          <w:spacing w:val="-26"/>
        </w:rPr>
        <w:t xml:space="preserve"> </w:t>
      </w:r>
      <w:r w:rsidR="001A60B1" w:rsidRPr="00263943">
        <w:t xml:space="preserve">n </w:t>
      </w:r>
      <w:r w:rsidR="001A60B1" w:rsidRPr="00263943">
        <w:rPr>
          <w:spacing w:val="42"/>
        </w:rPr>
        <w:t xml:space="preserve"> </w:t>
      </w:r>
      <w:r w:rsidR="001A60B1" w:rsidRPr="00263943">
        <w:t>t</w:t>
      </w:r>
      <w:r w:rsidR="001A60B1" w:rsidRPr="00263943">
        <w:rPr>
          <w:spacing w:val="-26"/>
        </w:rPr>
        <w:t xml:space="preserve"> </w:t>
      </w:r>
      <w:r w:rsidR="001A60B1" w:rsidRPr="00263943">
        <w:t>h</w:t>
      </w:r>
      <w:r w:rsidR="001A60B1" w:rsidRPr="00263943">
        <w:rPr>
          <w:spacing w:val="-25"/>
        </w:rPr>
        <w:t xml:space="preserve"> </w:t>
      </w:r>
      <w:r w:rsidR="001A60B1" w:rsidRPr="00263943">
        <w:t xml:space="preserve">e </w:t>
      </w:r>
      <w:r w:rsidR="001A60B1" w:rsidRPr="00263943">
        <w:rPr>
          <w:spacing w:val="41"/>
        </w:rPr>
        <w:t xml:space="preserve"> </w:t>
      </w:r>
      <w:proofErr w:type="spellStart"/>
      <w:r w:rsidR="001A60B1" w:rsidRPr="00263943">
        <w:rPr>
          <w:spacing w:val="24"/>
        </w:rPr>
        <w:t>n</w:t>
      </w:r>
      <w:r w:rsidR="001A60B1" w:rsidRPr="00263943">
        <w:t>e</w:t>
      </w:r>
      <w:r w:rsidR="001A60B1" w:rsidRPr="00263943">
        <w:rPr>
          <w:spacing w:val="-27"/>
        </w:rPr>
        <w:t xml:space="preserve"> </w:t>
      </w:r>
      <w:r w:rsidR="001A60B1" w:rsidRPr="00263943">
        <w:t>w</w:t>
      </w:r>
      <w:proofErr w:type="spellEnd"/>
      <w:r w:rsidR="001A60B1" w:rsidRPr="00263943">
        <w:t xml:space="preserve"> par</w:t>
      </w:r>
      <w:r w:rsidR="001A60B1" w:rsidRPr="00263943">
        <w:rPr>
          <w:spacing w:val="-1"/>
        </w:rPr>
        <w:t>a</w:t>
      </w:r>
      <w:r w:rsidR="001A60B1" w:rsidRPr="00263943">
        <w:t>dig</w:t>
      </w:r>
      <w:r w:rsidR="001A60B1" w:rsidRPr="00263943">
        <w:rPr>
          <w:spacing w:val="-2"/>
        </w:rPr>
        <w:t>m</w:t>
      </w:r>
      <w:r w:rsidR="001A60B1" w:rsidRPr="00263943">
        <w:t>.</w:t>
      </w:r>
      <w:r w:rsidR="001A60B1" w:rsidRPr="00263943">
        <w:rPr>
          <w:spacing w:val="2"/>
        </w:rPr>
        <w:t xml:space="preserve"> </w:t>
      </w:r>
      <w:r w:rsidR="001A60B1" w:rsidRPr="00263943">
        <w:rPr>
          <w:spacing w:val="-1"/>
        </w:rPr>
        <w:t>A</w:t>
      </w:r>
      <w:r w:rsidR="001A60B1" w:rsidRPr="00263943">
        <w:rPr>
          <w:spacing w:val="-2"/>
        </w:rPr>
        <w:t>m</w:t>
      </w:r>
      <w:r w:rsidR="001A60B1" w:rsidRPr="00263943">
        <w:t>dahl</w:t>
      </w:r>
      <w:r w:rsidR="001A60B1" w:rsidRPr="00263943">
        <w:rPr>
          <w:spacing w:val="1"/>
        </w:rPr>
        <w:t xml:space="preserve"> </w:t>
      </w:r>
      <w:r w:rsidR="001A60B1" w:rsidRPr="00263943">
        <w:t>C</w:t>
      </w:r>
      <w:r w:rsidR="001A60B1" w:rsidRPr="00263943">
        <w:rPr>
          <w:spacing w:val="1"/>
        </w:rPr>
        <w:t>o</w:t>
      </w:r>
      <w:r w:rsidR="001A60B1" w:rsidRPr="00263943">
        <w:t>r</w:t>
      </w:r>
      <w:r w:rsidR="001A60B1" w:rsidRPr="00263943">
        <w:rPr>
          <w:spacing w:val="-1"/>
        </w:rPr>
        <w:t>p</w:t>
      </w:r>
      <w:r w:rsidR="001A60B1" w:rsidRPr="00263943">
        <w:t xml:space="preserve">., CA. </w:t>
      </w:r>
      <w:r w:rsidR="001A60B1" w:rsidRPr="00263943">
        <w:rPr>
          <w:spacing w:val="-1"/>
        </w:rPr>
        <w:t>[</w:t>
      </w:r>
      <w:r w:rsidR="001A60B1" w:rsidRPr="00263943">
        <w:t>Onl</w:t>
      </w:r>
      <w:r w:rsidR="001A60B1" w:rsidRPr="00263943">
        <w:rPr>
          <w:spacing w:val="-2"/>
        </w:rPr>
        <w:t>i</w:t>
      </w:r>
      <w:r w:rsidR="001A60B1" w:rsidRPr="00263943">
        <w:rPr>
          <w:spacing w:val="1"/>
        </w:rPr>
        <w:t>n</w:t>
      </w:r>
      <w:r w:rsidR="001A60B1" w:rsidRPr="00263943">
        <w:t>e</w:t>
      </w:r>
      <w:r w:rsidR="001A60B1" w:rsidRPr="00263943">
        <w:rPr>
          <w:spacing w:val="-1"/>
        </w:rPr>
        <w:t>]</w:t>
      </w:r>
      <w:r w:rsidR="001A60B1" w:rsidRPr="00263943">
        <w:t>. Availab</w:t>
      </w:r>
      <w:r w:rsidR="001A60B1" w:rsidRPr="00263943">
        <w:rPr>
          <w:spacing w:val="-2"/>
        </w:rPr>
        <w:t>l</w:t>
      </w:r>
      <w:r w:rsidR="001A60B1" w:rsidRPr="00263943">
        <w:t>e:</w:t>
      </w:r>
      <w:hyperlink r:id="rId28" w:history="1">
        <w:r w:rsidR="001A60B1" w:rsidRPr="00263943">
          <w:t xml:space="preserve"> </w:t>
        </w:r>
        <w:r w:rsidR="001A60B1" w:rsidRPr="00263943">
          <w:rPr>
            <w:spacing w:val="1"/>
          </w:rPr>
          <w:t>h</w:t>
        </w:r>
        <w:r w:rsidR="001A60B1" w:rsidRPr="00263943">
          <w:t>tt</w:t>
        </w:r>
        <w:r w:rsidR="001A60B1" w:rsidRPr="00263943">
          <w:rPr>
            <w:spacing w:val="1"/>
          </w:rPr>
          <w:t>p</w:t>
        </w:r>
        <w:r w:rsidR="001A60B1" w:rsidRPr="00263943">
          <w:t>://www.am</w:t>
        </w:r>
        <w:r w:rsidR="001A60B1" w:rsidRPr="00263943">
          <w:rPr>
            <w:spacing w:val="1"/>
          </w:rPr>
          <w:t>d</w:t>
        </w:r>
        <w:r w:rsidR="001A60B1" w:rsidRPr="00263943">
          <w:t>a</w:t>
        </w:r>
        <w:r w:rsidR="001A60B1" w:rsidRPr="00263943">
          <w:rPr>
            <w:spacing w:val="1"/>
          </w:rPr>
          <w:t>h</w:t>
        </w:r>
        <w:r w:rsidR="001A60B1" w:rsidRPr="00263943">
          <w:t>l.c</w:t>
        </w:r>
        <w:r w:rsidR="001A60B1" w:rsidRPr="00263943">
          <w:rPr>
            <w:spacing w:val="1"/>
          </w:rPr>
          <w:t>o</w:t>
        </w:r>
        <w:r w:rsidR="001A60B1" w:rsidRPr="00263943">
          <w:rPr>
            <w:spacing w:val="-2"/>
          </w:rPr>
          <w:t>m</w:t>
        </w:r>
        <w:r w:rsidR="001A60B1" w:rsidRPr="00263943">
          <w:rPr>
            <w:spacing w:val="-1"/>
          </w:rPr>
          <w:t>/</w:t>
        </w:r>
        <w:r w:rsidR="001A60B1" w:rsidRPr="00263943">
          <w:rPr>
            <w:spacing w:val="1"/>
          </w:rPr>
          <w:t>do</w:t>
        </w:r>
        <w:r w:rsidR="001A60B1" w:rsidRPr="00263943">
          <w:t>c/</w:t>
        </w:r>
        <w:r w:rsidR="001A60B1" w:rsidRPr="00263943">
          <w:rPr>
            <w:spacing w:val="1"/>
          </w:rPr>
          <w:t>p</w:t>
        </w:r>
        <w:r w:rsidR="001A60B1" w:rsidRPr="00263943">
          <w:t>ro</w:t>
        </w:r>
        <w:r w:rsidR="001A60B1" w:rsidRPr="00263943">
          <w:rPr>
            <w:spacing w:val="1"/>
          </w:rPr>
          <w:t>du</w:t>
        </w:r>
        <w:r w:rsidR="001A60B1" w:rsidRPr="00263943">
          <w:t>cts/bs</w:t>
        </w:r>
        <w:r w:rsidR="001A60B1" w:rsidRPr="00263943">
          <w:rPr>
            <w:spacing w:val="1"/>
          </w:rPr>
          <w:t>g</w:t>
        </w:r>
        <w:r w:rsidR="001A60B1" w:rsidRPr="00263943">
          <w:t>/</w:t>
        </w:r>
        <w:r w:rsidR="001A60B1" w:rsidRPr="00263943">
          <w:rPr>
            <w:spacing w:val="-2"/>
          </w:rPr>
          <w:t>i</w:t>
        </w:r>
        <w:r w:rsidR="001A60B1" w:rsidRPr="00263943">
          <w:rPr>
            <w:spacing w:val="1"/>
          </w:rPr>
          <w:t>n</w:t>
        </w:r>
        <w:r w:rsidR="001A60B1" w:rsidRPr="00263943">
          <w:rPr>
            <w:spacing w:val="-1"/>
          </w:rPr>
          <w:t>t</w:t>
        </w:r>
        <w:r w:rsidR="001A60B1" w:rsidRPr="00263943">
          <w:t>ra/i</w:t>
        </w:r>
        <w:r w:rsidR="001A60B1" w:rsidRPr="00263943">
          <w:rPr>
            <w:spacing w:val="1"/>
          </w:rPr>
          <w:t>n</w:t>
        </w:r>
        <w:r w:rsidR="001A60B1" w:rsidRPr="00263943">
          <w:t>fra/</w:t>
        </w:r>
        <w:r w:rsidR="001A60B1" w:rsidRPr="00263943">
          <w:rPr>
            <w:spacing w:val="1"/>
          </w:rPr>
          <w:t>h</w:t>
        </w:r>
        <w:r w:rsidR="001A60B1" w:rsidRPr="00263943">
          <w:rPr>
            <w:spacing w:val="-1"/>
          </w:rPr>
          <w:t>t</w:t>
        </w:r>
        <w:r w:rsidR="001A60B1" w:rsidRPr="00263943">
          <w:rPr>
            <w:spacing w:val="-2"/>
          </w:rPr>
          <w:t>m</w:t>
        </w:r>
        <w:r w:rsidR="001A60B1" w:rsidRPr="00263943">
          <w:t>l</w:t>
        </w:r>
      </w:hyperlink>
    </w:p>
    <w:p w14:paraId="33F5DAE7" w14:textId="77777777" w:rsidR="008E0645" w:rsidRDefault="008E0645" w:rsidP="001A60B1">
      <w:pPr>
        <w:widowControl w:val="0"/>
        <w:autoSpaceDE w:val="0"/>
        <w:autoSpaceDN w:val="0"/>
        <w:adjustRightInd w:val="0"/>
        <w:spacing w:before="5" w:line="140" w:lineRule="exact"/>
        <w:rPr>
          <w:color w:val="000000"/>
          <w:sz w:val="14"/>
          <w:szCs w:val="14"/>
        </w:rPr>
      </w:pPr>
    </w:p>
    <w:p w14:paraId="35C8EA3B" w14:textId="1314518E" w:rsidR="001A60B1" w:rsidRDefault="009F40FB" w:rsidP="009F40FB">
      <w:pPr>
        <w:widowControl w:val="0"/>
        <w:autoSpaceDE w:val="0"/>
        <w:autoSpaceDN w:val="0"/>
        <w:adjustRightInd w:val="0"/>
        <w:spacing w:line="239" w:lineRule="auto"/>
        <w:ind w:left="90" w:right="-54" w:hanging="90"/>
        <w:rPr>
          <w:color w:val="000000"/>
        </w:rPr>
      </w:pPr>
      <w:r>
        <w:rPr>
          <w:i/>
          <w:iCs/>
          <w:color w:val="000000"/>
          <w:spacing w:val="-1"/>
        </w:rPr>
        <w:t xml:space="preserve">Basic format </w:t>
      </w:r>
      <w:r w:rsidR="00B70469">
        <w:rPr>
          <w:i/>
          <w:iCs/>
          <w:color w:val="000000"/>
          <w:spacing w:val="-1"/>
        </w:rPr>
        <w:t>for c</w:t>
      </w:r>
      <w:r w:rsidR="001A60B1">
        <w:rPr>
          <w:i/>
          <w:iCs/>
          <w:color w:val="000000"/>
          <w:spacing w:val="1"/>
        </w:rPr>
        <w:t>o</w:t>
      </w:r>
      <w:r w:rsidR="001A60B1">
        <w:rPr>
          <w:i/>
          <w:iCs/>
          <w:color w:val="000000"/>
          <w:spacing w:val="-1"/>
        </w:rPr>
        <w:t>m</w:t>
      </w:r>
      <w:r w:rsidR="001A60B1">
        <w:rPr>
          <w:i/>
          <w:iCs/>
          <w:color w:val="000000"/>
        </w:rPr>
        <w:t>pu</w:t>
      </w:r>
      <w:r w:rsidR="001A60B1">
        <w:rPr>
          <w:i/>
          <w:iCs/>
          <w:color w:val="000000"/>
          <w:spacing w:val="-1"/>
        </w:rPr>
        <w:t>t</w:t>
      </w:r>
      <w:r w:rsidR="001A60B1">
        <w:rPr>
          <w:i/>
          <w:iCs/>
          <w:color w:val="000000"/>
        </w:rPr>
        <w:t>er</w:t>
      </w:r>
      <w:r w:rsidR="001A60B1">
        <w:rPr>
          <w:i/>
          <w:iCs/>
          <w:color w:val="000000"/>
          <w:spacing w:val="1"/>
        </w:rPr>
        <w:t xml:space="preserve"> </w:t>
      </w:r>
      <w:r w:rsidR="00263943">
        <w:rPr>
          <w:i/>
          <w:iCs/>
          <w:color w:val="000000"/>
          <w:spacing w:val="1"/>
        </w:rPr>
        <w:t>p</w:t>
      </w:r>
      <w:r w:rsidR="001A60B1">
        <w:rPr>
          <w:i/>
          <w:iCs/>
          <w:color w:val="000000"/>
          <w:spacing w:val="-1"/>
        </w:rPr>
        <w:t>ro</w:t>
      </w:r>
      <w:r w:rsidR="001A60B1">
        <w:rPr>
          <w:i/>
          <w:iCs/>
          <w:color w:val="000000"/>
          <w:spacing w:val="1"/>
        </w:rPr>
        <w:t>g</w:t>
      </w:r>
      <w:r w:rsidR="001A60B1">
        <w:rPr>
          <w:i/>
          <w:iCs/>
          <w:color w:val="000000"/>
        </w:rPr>
        <w:t>r</w:t>
      </w:r>
      <w:r w:rsidR="001A60B1">
        <w:rPr>
          <w:i/>
          <w:iCs/>
          <w:color w:val="000000"/>
          <w:spacing w:val="-1"/>
        </w:rPr>
        <w:t>a</w:t>
      </w:r>
      <w:r w:rsidR="001A60B1">
        <w:rPr>
          <w:i/>
          <w:iCs/>
          <w:color w:val="000000"/>
        </w:rPr>
        <w:t>ms a</w:t>
      </w:r>
      <w:r w:rsidR="001A60B1">
        <w:rPr>
          <w:i/>
          <w:iCs/>
          <w:color w:val="000000"/>
          <w:spacing w:val="-1"/>
        </w:rPr>
        <w:t>n</w:t>
      </w:r>
      <w:r w:rsidR="001A60B1">
        <w:rPr>
          <w:i/>
          <w:iCs/>
          <w:color w:val="000000"/>
        </w:rPr>
        <w:t>d</w:t>
      </w:r>
      <w:r w:rsidR="001A60B1">
        <w:rPr>
          <w:i/>
          <w:iCs/>
          <w:color w:val="000000"/>
          <w:spacing w:val="1"/>
        </w:rPr>
        <w:t xml:space="preserve"> </w:t>
      </w:r>
      <w:r w:rsidR="00263943">
        <w:rPr>
          <w:i/>
          <w:iCs/>
          <w:color w:val="000000"/>
        </w:rPr>
        <w:t>e</w:t>
      </w:r>
      <w:r w:rsidR="001A60B1">
        <w:rPr>
          <w:i/>
          <w:iCs/>
          <w:color w:val="000000"/>
        </w:rPr>
        <w:t>lectron</w:t>
      </w:r>
      <w:r w:rsidR="001A60B1">
        <w:rPr>
          <w:i/>
          <w:iCs/>
          <w:color w:val="000000"/>
          <w:spacing w:val="-1"/>
        </w:rPr>
        <w:t>i</w:t>
      </w:r>
      <w:r w:rsidR="001A60B1">
        <w:rPr>
          <w:i/>
          <w:iCs/>
          <w:color w:val="000000"/>
        </w:rPr>
        <w:t>c</w:t>
      </w:r>
      <w:r w:rsidR="001A60B1">
        <w:rPr>
          <w:i/>
          <w:iCs/>
          <w:color w:val="000000"/>
          <w:spacing w:val="1"/>
        </w:rPr>
        <w:t xml:space="preserve"> </w:t>
      </w:r>
      <w:r w:rsidR="00263943">
        <w:rPr>
          <w:i/>
          <w:iCs/>
          <w:color w:val="000000"/>
          <w:spacing w:val="-1"/>
        </w:rPr>
        <w:t>d</w:t>
      </w:r>
      <w:r w:rsidR="001A60B1">
        <w:rPr>
          <w:i/>
          <w:iCs/>
          <w:color w:val="000000"/>
          <w:spacing w:val="1"/>
        </w:rPr>
        <w:t>o</w:t>
      </w:r>
      <w:r w:rsidR="001A60B1">
        <w:rPr>
          <w:i/>
          <w:iCs/>
          <w:color w:val="000000"/>
          <w:spacing w:val="-1"/>
        </w:rPr>
        <w:t>cu</w:t>
      </w:r>
      <w:r w:rsidR="001A60B1">
        <w:rPr>
          <w:i/>
          <w:iCs/>
          <w:color w:val="000000"/>
        </w:rPr>
        <w:t>men</w:t>
      </w:r>
      <w:r w:rsidR="001A60B1">
        <w:rPr>
          <w:i/>
          <w:iCs/>
          <w:color w:val="000000"/>
          <w:spacing w:val="-1"/>
        </w:rPr>
        <w:t>ts</w:t>
      </w:r>
      <w:r w:rsidR="00F3481E">
        <w:rPr>
          <w:i/>
          <w:iCs/>
          <w:color w:val="000000"/>
          <w:spacing w:val="-1"/>
        </w:rPr>
        <w:t xml:space="preserve"> </w:t>
      </w:r>
      <w:r w:rsidR="00263943">
        <w:rPr>
          <w:i/>
          <w:iCs/>
          <w:color w:val="000000"/>
          <w:spacing w:val="-1"/>
        </w:rPr>
        <w:t>(when available online)</w:t>
      </w:r>
      <w:r w:rsidR="001A60B1">
        <w:rPr>
          <w:i/>
          <w:iCs/>
          <w:color w:val="000000"/>
        </w:rPr>
        <w:t>:</w:t>
      </w:r>
      <w:r w:rsidR="001A60B1">
        <w:rPr>
          <w:i/>
          <w:iCs/>
          <w:color w:val="000000"/>
          <w:spacing w:val="1"/>
        </w:rPr>
        <w:t xml:space="preserve"> </w:t>
      </w:r>
      <w:r w:rsidR="001A60B1">
        <w:rPr>
          <w:color w:val="000000"/>
        </w:rPr>
        <w:t>I</w:t>
      </w:r>
      <w:r w:rsidR="001A60B1">
        <w:rPr>
          <w:color w:val="000000"/>
          <w:spacing w:val="-1"/>
        </w:rPr>
        <w:t>S</w:t>
      </w:r>
      <w:r w:rsidR="001A60B1">
        <w:rPr>
          <w:color w:val="000000"/>
        </w:rPr>
        <w:t>O</w:t>
      </w:r>
      <w:r w:rsidR="001A60B1">
        <w:rPr>
          <w:color w:val="000000"/>
          <w:spacing w:val="1"/>
        </w:rPr>
        <w:t xml:space="preserve"> </w:t>
      </w:r>
      <w:r w:rsidR="001A60B1">
        <w:rPr>
          <w:color w:val="000000"/>
        </w:rPr>
        <w:t>r</w:t>
      </w:r>
      <w:r w:rsidR="001A60B1">
        <w:rPr>
          <w:color w:val="000000"/>
          <w:spacing w:val="-1"/>
        </w:rPr>
        <w:t>e</w:t>
      </w:r>
      <w:r w:rsidR="00263943">
        <w:rPr>
          <w:color w:val="000000"/>
        </w:rPr>
        <w:t>c</w:t>
      </w:r>
      <w:r w:rsidR="001A60B1">
        <w:rPr>
          <w:color w:val="000000"/>
        </w:rPr>
        <w:t>ommends</w:t>
      </w:r>
      <w:r w:rsidR="001A60B1">
        <w:rPr>
          <w:color w:val="000000"/>
          <w:spacing w:val="40"/>
        </w:rPr>
        <w:t xml:space="preserve"> </w:t>
      </w:r>
      <w:r w:rsidR="001A60B1">
        <w:rPr>
          <w:color w:val="000000"/>
        </w:rPr>
        <w:t>that</w:t>
      </w:r>
      <w:r w:rsidR="001A60B1">
        <w:rPr>
          <w:color w:val="000000"/>
          <w:spacing w:val="38"/>
        </w:rPr>
        <w:t xml:space="preserve"> </w:t>
      </w:r>
      <w:r w:rsidR="001A60B1">
        <w:rPr>
          <w:color w:val="000000"/>
        </w:rPr>
        <w:t>capitalization</w:t>
      </w:r>
      <w:r w:rsidR="001A60B1">
        <w:rPr>
          <w:color w:val="000000"/>
          <w:spacing w:val="40"/>
        </w:rPr>
        <w:t xml:space="preserve"> </w:t>
      </w:r>
      <w:r w:rsidR="001A60B1">
        <w:rPr>
          <w:color w:val="000000"/>
        </w:rPr>
        <w:t>f</w:t>
      </w:r>
      <w:r w:rsidR="001A60B1">
        <w:rPr>
          <w:color w:val="000000"/>
          <w:spacing w:val="-1"/>
        </w:rPr>
        <w:t>o</w:t>
      </w:r>
      <w:r w:rsidR="001A60B1">
        <w:rPr>
          <w:color w:val="000000"/>
        </w:rPr>
        <w:t>llow</w:t>
      </w:r>
      <w:r w:rsidR="001A60B1">
        <w:rPr>
          <w:color w:val="000000"/>
          <w:spacing w:val="40"/>
        </w:rPr>
        <w:t xml:space="preserve"> </w:t>
      </w:r>
      <w:r w:rsidR="001A60B1">
        <w:rPr>
          <w:color w:val="000000"/>
        </w:rPr>
        <w:t>the</w:t>
      </w:r>
      <w:r w:rsidR="001A60B1">
        <w:rPr>
          <w:color w:val="000000"/>
          <w:spacing w:val="40"/>
        </w:rPr>
        <w:t xml:space="preserve"> </w:t>
      </w:r>
      <w:r w:rsidR="001A60B1">
        <w:rPr>
          <w:color w:val="000000"/>
        </w:rPr>
        <w:t>accepted</w:t>
      </w:r>
      <w:r w:rsidR="001A60B1">
        <w:rPr>
          <w:color w:val="000000"/>
          <w:spacing w:val="40"/>
        </w:rPr>
        <w:t xml:space="preserve"> </w:t>
      </w:r>
      <w:r w:rsidR="001A60B1">
        <w:rPr>
          <w:color w:val="000000"/>
        </w:rPr>
        <w:t>practice</w:t>
      </w:r>
      <w:r w:rsidR="001A60B1">
        <w:rPr>
          <w:color w:val="000000"/>
          <w:spacing w:val="40"/>
        </w:rPr>
        <w:t xml:space="preserve"> </w:t>
      </w:r>
      <w:r w:rsidR="001A60B1">
        <w:rPr>
          <w:color w:val="000000"/>
        </w:rPr>
        <w:t>for t</w:t>
      </w:r>
      <w:r w:rsidR="001A60B1">
        <w:rPr>
          <w:color w:val="000000"/>
          <w:spacing w:val="1"/>
        </w:rPr>
        <w:t>h</w:t>
      </w:r>
      <w:r w:rsidR="001A60B1">
        <w:rPr>
          <w:color w:val="000000"/>
        </w:rPr>
        <w:t>e</w:t>
      </w:r>
      <w:r w:rsidR="001A60B1">
        <w:rPr>
          <w:color w:val="000000"/>
          <w:spacing w:val="1"/>
        </w:rPr>
        <w:t xml:space="preserve"> </w:t>
      </w:r>
      <w:r w:rsidR="001A60B1">
        <w:rPr>
          <w:color w:val="000000"/>
        </w:rPr>
        <w:t>la</w:t>
      </w:r>
      <w:r w:rsidR="001A60B1">
        <w:rPr>
          <w:color w:val="000000"/>
          <w:spacing w:val="-1"/>
        </w:rPr>
        <w:t>n</w:t>
      </w:r>
      <w:r w:rsidR="001A60B1">
        <w:rPr>
          <w:color w:val="000000"/>
        </w:rPr>
        <w:t>gu</w:t>
      </w:r>
      <w:r w:rsidR="001A60B1">
        <w:rPr>
          <w:color w:val="000000"/>
          <w:spacing w:val="-1"/>
        </w:rPr>
        <w:t>a</w:t>
      </w:r>
      <w:r w:rsidR="001A60B1">
        <w:rPr>
          <w:color w:val="000000"/>
        </w:rPr>
        <w:t>ge</w:t>
      </w:r>
      <w:r w:rsidR="001A60B1">
        <w:rPr>
          <w:color w:val="000000"/>
          <w:spacing w:val="-1"/>
        </w:rPr>
        <w:t xml:space="preserve"> o</w:t>
      </w:r>
      <w:r w:rsidR="001A60B1">
        <w:rPr>
          <w:color w:val="000000"/>
        </w:rPr>
        <w:t>r</w:t>
      </w:r>
      <w:r w:rsidR="001A60B1">
        <w:rPr>
          <w:color w:val="000000"/>
          <w:spacing w:val="1"/>
        </w:rPr>
        <w:t xml:space="preserve"> </w:t>
      </w:r>
      <w:r w:rsidR="001A60B1">
        <w:rPr>
          <w:color w:val="000000"/>
        </w:rPr>
        <w:t>s</w:t>
      </w:r>
      <w:r w:rsidR="001A60B1">
        <w:rPr>
          <w:color w:val="000000"/>
          <w:spacing w:val="-1"/>
        </w:rPr>
        <w:t>c</w:t>
      </w:r>
      <w:r w:rsidR="001A60B1">
        <w:rPr>
          <w:color w:val="000000"/>
        </w:rPr>
        <w:t xml:space="preserve">ript in </w:t>
      </w:r>
      <w:r w:rsidR="001A60B1">
        <w:rPr>
          <w:color w:val="000000"/>
          <w:spacing w:val="-1"/>
        </w:rPr>
        <w:t>w</w:t>
      </w:r>
      <w:r w:rsidR="001A60B1">
        <w:rPr>
          <w:color w:val="000000"/>
          <w:spacing w:val="1"/>
        </w:rPr>
        <w:t>h</w:t>
      </w:r>
      <w:r w:rsidR="001A60B1">
        <w:rPr>
          <w:color w:val="000000"/>
        </w:rPr>
        <w:t>i</w:t>
      </w:r>
      <w:r w:rsidR="001A60B1">
        <w:rPr>
          <w:color w:val="000000"/>
          <w:spacing w:val="-1"/>
        </w:rPr>
        <w:t>c</w:t>
      </w:r>
      <w:r w:rsidR="001A60B1">
        <w:rPr>
          <w:color w:val="000000"/>
        </w:rPr>
        <w:t>h</w:t>
      </w:r>
      <w:r w:rsidR="001A60B1">
        <w:rPr>
          <w:color w:val="000000"/>
          <w:spacing w:val="1"/>
        </w:rPr>
        <w:t xml:space="preserve"> </w:t>
      </w:r>
      <w:r w:rsidR="001A60B1">
        <w:rPr>
          <w:color w:val="000000"/>
        </w:rPr>
        <w:t>t</w:t>
      </w:r>
      <w:r w:rsidR="001A60B1">
        <w:rPr>
          <w:color w:val="000000"/>
          <w:spacing w:val="1"/>
        </w:rPr>
        <w:t>h</w:t>
      </w:r>
      <w:r w:rsidR="001A60B1">
        <w:rPr>
          <w:color w:val="000000"/>
        </w:rPr>
        <w:t>e</w:t>
      </w:r>
      <w:r w:rsidR="001A60B1">
        <w:rPr>
          <w:color w:val="000000"/>
          <w:spacing w:val="-1"/>
        </w:rPr>
        <w:t xml:space="preserve"> </w:t>
      </w:r>
      <w:r w:rsidR="001A60B1">
        <w:rPr>
          <w:color w:val="000000"/>
        </w:rPr>
        <w:t>i</w:t>
      </w:r>
      <w:r w:rsidR="001A60B1">
        <w:rPr>
          <w:color w:val="000000"/>
          <w:spacing w:val="-1"/>
        </w:rPr>
        <w:t>n</w:t>
      </w:r>
      <w:r w:rsidR="001A60B1">
        <w:rPr>
          <w:color w:val="000000"/>
        </w:rPr>
        <w:t>f</w:t>
      </w:r>
      <w:r w:rsidR="001A60B1">
        <w:rPr>
          <w:color w:val="000000"/>
          <w:spacing w:val="-1"/>
        </w:rPr>
        <w:t>o</w:t>
      </w:r>
      <w:r w:rsidR="001A60B1">
        <w:rPr>
          <w:color w:val="000000"/>
        </w:rPr>
        <w:t>r</w:t>
      </w:r>
      <w:r w:rsidR="001A60B1">
        <w:rPr>
          <w:color w:val="000000"/>
          <w:spacing w:val="-2"/>
        </w:rPr>
        <w:t>m</w:t>
      </w:r>
      <w:r w:rsidR="001A60B1">
        <w:rPr>
          <w:color w:val="000000"/>
        </w:rPr>
        <w:t>ation is</w:t>
      </w:r>
      <w:r w:rsidR="001A60B1">
        <w:rPr>
          <w:color w:val="000000"/>
          <w:spacing w:val="-1"/>
        </w:rPr>
        <w:t xml:space="preserve"> </w:t>
      </w:r>
      <w:r w:rsidR="001A60B1">
        <w:rPr>
          <w:color w:val="000000"/>
        </w:rPr>
        <w:t>giv</w:t>
      </w:r>
      <w:r w:rsidR="001A60B1">
        <w:rPr>
          <w:color w:val="000000"/>
          <w:spacing w:val="-1"/>
        </w:rPr>
        <w:t>e</w:t>
      </w:r>
      <w:r w:rsidR="001A60B1">
        <w:rPr>
          <w:color w:val="000000"/>
        </w:rPr>
        <w:t>n.</w:t>
      </w:r>
    </w:p>
    <w:p w14:paraId="77CE98D2" w14:textId="77777777" w:rsidR="001A60B1" w:rsidRDefault="001A60B1" w:rsidP="004F23A0">
      <w:pPr>
        <w:widowControl w:val="0"/>
        <w:autoSpaceDE w:val="0"/>
        <w:autoSpaceDN w:val="0"/>
        <w:adjustRightInd w:val="0"/>
        <w:spacing w:before="37"/>
        <w:ind w:right="-20"/>
        <w:rPr>
          <w:color w:val="000000"/>
        </w:rPr>
      </w:pPr>
      <w:r>
        <w:rPr>
          <w:i/>
          <w:iCs/>
          <w:color w:val="000000"/>
        </w:rPr>
        <w:t>Example:</w:t>
      </w:r>
    </w:p>
    <w:p w14:paraId="4BC9A3C1" w14:textId="421E7AFF" w:rsidR="001A60B1" w:rsidRDefault="001A60B1" w:rsidP="007F7AA6">
      <w:pPr>
        <w:pStyle w:val="References"/>
      </w:pPr>
      <w:r>
        <w:rPr>
          <w:spacing w:val="8"/>
        </w:rPr>
        <w:t>A</w:t>
      </w:r>
      <w:r>
        <w:t>.</w:t>
      </w:r>
      <w:r>
        <w:rPr>
          <w:spacing w:val="34"/>
        </w:rPr>
        <w:t xml:space="preserve"> </w:t>
      </w:r>
      <w:r>
        <w:rPr>
          <w:spacing w:val="8"/>
        </w:rPr>
        <w:t>H</w:t>
      </w:r>
      <w:r>
        <w:rPr>
          <w:spacing w:val="6"/>
        </w:rPr>
        <w:t>a</w:t>
      </w:r>
      <w:r>
        <w:rPr>
          <w:spacing w:val="8"/>
        </w:rPr>
        <w:t>rr</w:t>
      </w:r>
      <w:r>
        <w:rPr>
          <w:spacing w:val="7"/>
        </w:rPr>
        <w:t>i</w:t>
      </w:r>
      <w:r>
        <w:rPr>
          <w:spacing w:val="5"/>
        </w:rPr>
        <w:t>m</w:t>
      </w:r>
      <w:r>
        <w:rPr>
          <w:spacing w:val="7"/>
        </w:rPr>
        <w:t>a</w:t>
      </w:r>
      <w:r>
        <w:rPr>
          <w:spacing w:val="8"/>
        </w:rPr>
        <w:t>n</w:t>
      </w:r>
      <w:r>
        <w:t>.</w:t>
      </w:r>
      <w:r>
        <w:rPr>
          <w:spacing w:val="34"/>
        </w:rPr>
        <w:t xml:space="preserve"> </w:t>
      </w:r>
      <w:r>
        <w:rPr>
          <w:spacing w:val="8"/>
        </w:rPr>
        <w:t>(</w:t>
      </w:r>
      <w:r>
        <w:rPr>
          <w:spacing w:val="7"/>
        </w:rPr>
        <w:t>199</w:t>
      </w:r>
      <w:r>
        <w:rPr>
          <w:spacing w:val="8"/>
        </w:rPr>
        <w:t>3</w:t>
      </w:r>
      <w:r>
        <w:t>,</w:t>
      </w:r>
      <w:r>
        <w:rPr>
          <w:spacing w:val="35"/>
        </w:rPr>
        <w:t xml:space="preserve"> </w:t>
      </w:r>
      <w:r>
        <w:rPr>
          <w:spacing w:val="7"/>
        </w:rPr>
        <w:t>Ju</w:t>
      </w:r>
      <w:r>
        <w:rPr>
          <w:spacing w:val="8"/>
        </w:rPr>
        <w:t>n</w:t>
      </w:r>
      <w:r>
        <w:rPr>
          <w:spacing w:val="6"/>
        </w:rPr>
        <w:t>e</w:t>
      </w:r>
      <w:r>
        <w:rPr>
          <w:spacing w:val="7"/>
        </w:rPr>
        <w:t>)</w:t>
      </w:r>
      <w:r>
        <w:t>.</w:t>
      </w:r>
      <w:r>
        <w:rPr>
          <w:spacing w:val="35"/>
        </w:rPr>
        <w:t xml:space="preserve"> </w:t>
      </w:r>
      <w:r>
        <w:rPr>
          <w:spacing w:val="7"/>
        </w:rPr>
        <w:t>C</w:t>
      </w:r>
      <w:r>
        <w:rPr>
          <w:spacing w:val="8"/>
        </w:rPr>
        <w:t>o</w:t>
      </w:r>
      <w:r>
        <w:rPr>
          <w:spacing w:val="5"/>
        </w:rPr>
        <w:t>m</w:t>
      </w:r>
      <w:r>
        <w:rPr>
          <w:spacing w:val="8"/>
        </w:rPr>
        <w:t>p</w:t>
      </w:r>
      <w:r>
        <w:rPr>
          <w:spacing w:val="7"/>
        </w:rPr>
        <w:t>e</w:t>
      </w:r>
      <w:r>
        <w:rPr>
          <w:spacing w:val="8"/>
        </w:rPr>
        <w:t>nd</w:t>
      </w:r>
      <w:r>
        <w:rPr>
          <w:spacing w:val="6"/>
        </w:rPr>
        <w:t>i</w:t>
      </w:r>
      <w:r>
        <w:rPr>
          <w:spacing w:val="7"/>
        </w:rPr>
        <w:t>u</w:t>
      </w:r>
      <w:r>
        <w:t>m</w:t>
      </w:r>
      <w:r>
        <w:rPr>
          <w:spacing w:val="35"/>
        </w:rPr>
        <w:t xml:space="preserve"> </w:t>
      </w:r>
      <w:r>
        <w:rPr>
          <w:spacing w:val="8"/>
        </w:rPr>
        <w:t>o</w:t>
      </w:r>
      <w:r>
        <w:t>f</w:t>
      </w:r>
      <w:r>
        <w:rPr>
          <w:spacing w:val="36"/>
        </w:rPr>
        <w:t xml:space="preserve"> </w:t>
      </w:r>
      <w:r>
        <w:rPr>
          <w:spacing w:val="7"/>
        </w:rPr>
        <w:t>ge</w:t>
      </w:r>
      <w:r>
        <w:rPr>
          <w:spacing w:val="8"/>
        </w:rPr>
        <w:t>n</w:t>
      </w:r>
      <w:r>
        <w:rPr>
          <w:spacing w:val="7"/>
        </w:rPr>
        <w:t>ea</w:t>
      </w:r>
      <w:r>
        <w:rPr>
          <w:spacing w:val="6"/>
        </w:rPr>
        <w:t>l</w:t>
      </w:r>
      <w:r w:rsidR="008E0645">
        <w:rPr>
          <w:spacing w:val="7"/>
        </w:rPr>
        <w:t>og</w:t>
      </w:r>
      <w:r>
        <w:t>ical</w:t>
      </w:r>
      <w:r>
        <w:rPr>
          <w:spacing w:val="1"/>
        </w:rPr>
        <w:t xml:space="preserve"> </w:t>
      </w:r>
      <w:r>
        <w:t>softw</w:t>
      </w:r>
      <w:r>
        <w:rPr>
          <w:spacing w:val="-1"/>
        </w:rPr>
        <w:t>a</w:t>
      </w:r>
      <w:r>
        <w:t xml:space="preserve">re. </w:t>
      </w:r>
      <w:r>
        <w:rPr>
          <w:i/>
          <w:iCs/>
        </w:rPr>
        <w:t>H</w:t>
      </w:r>
      <w:r>
        <w:rPr>
          <w:i/>
          <w:iCs/>
          <w:spacing w:val="-1"/>
        </w:rPr>
        <w:t>um</w:t>
      </w:r>
      <w:r>
        <w:rPr>
          <w:i/>
          <w:iCs/>
        </w:rPr>
        <w:t>anist.</w:t>
      </w:r>
      <w:r>
        <w:rPr>
          <w:i/>
          <w:iCs/>
          <w:spacing w:val="1"/>
        </w:rPr>
        <w:t xml:space="preserve"> </w:t>
      </w:r>
      <w:r>
        <w:t>[Online].</w:t>
      </w:r>
      <w:r>
        <w:rPr>
          <w:spacing w:val="1"/>
        </w:rPr>
        <w:t xml:space="preserve"> </w:t>
      </w:r>
      <w:r>
        <w:t>Available</w:t>
      </w:r>
      <w:r>
        <w:rPr>
          <w:spacing w:val="1"/>
        </w:rPr>
        <w:t xml:space="preserve"> </w:t>
      </w:r>
      <w:r>
        <w:t>e-</w:t>
      </w:r>
      <w:r>
        <w:rPr>
          <w:spacing w:val="-2"/>
        </w:rPr>
        <w:t>m</w:t>
      </w:r>
      <w:r>
        <w:t>ail:</w:t>
      </w:r>
      <w:hyperlink r:id="rId29" w:history="1">
        <w:r>
          <w:t xml:space="preserve"> HU</w:t>
        </w:r>
        <w:r>
          <w:rPr>
            <w:spacing w:val="-2"/>
          </w:rPr>
          <w:t>M</w:t>
        </w:r>
        <w:r>
          <w:t>A</w:t>
        </w:r>
        <w:r>
          <w:rPr>
            <w:spacing w:val="-1"/>
          </w:rPr>
          <w:t>N</w:t>
        </w:r>
        <w:r>
          <w:t>IS</w:t>
        </w:r>
        <w:r>
          <w:rPr>
            <w:spacing w:val="-1"/>
          </w:rPr>
          <w:t>T</w:t>
        </w:r>
        <w:r>
          <w:t>@</w:t>
        </w:r>
        <w:r>
          <w:rPr>
            <w:spacing w:val="-1"/>
          </w:rPr>
          <w:t>N</w:t>
        </w:r>
        <w:r>
          <w:t>YV</w:t>
        </w:r>
        <w:r>
          <w:rPr>
            <w:spacing w:val="-2"/>
          </w:rPr>
          <w:t>M</w:t>
        </w:r>
        <w:r>
          <w:t>.O</w:t>
        </w:r>
        <w:r>
          <w:rPr>
            <w:spacing w:val="-2"/>
          </w:rPr>
          <w:t>R</w:t>
        </w:r>
        <w:r>
          <w:t>G</w:t>
        </w:r>
        <w:r>
          <w:rPr>
            <w:spacing w:val="2"/>
          </w:rPr>
          <w:t xml:space="preserve"> </w:t>
        </w:r>
      </w:hyperlink>
      <w:r>
        <w:rPr>
          <w:spacing w:val="-1"/>
        </w:rPr>
        <w:t>M</w:t>
      </w:r>
      <w:r>
        <w:t>ess</w:t>
      </w:r>
      <w:r>
        <w:rPr>
          <w:spacing w:val="-1"/>
        </w:rPr>
        <w:t>a</w:t>
      </w:r>
      <w:r>
        <w:t xml:space="preserve">ge: </w:t>
      </w:r>
      <w:r>
        <w:rPr>
          <w:spacing w:val="-1"/>
        </w:rPr>
        <w:t>g</w:t>
      </w:r>
      <w:r>
        <w:t>et</w:t>
      </w:r>
      <w:r>
        <w:rPr>
          <w:spacing w:val="2"/>
        </w:rPr>
        <w:t xml:space="preserve"> </w:t>
      </w:r>
      <w:r>
        <w:t>G</w:t>
      </w:r>
      <w:r>
        <w:rPr>
          <w:spacing w:val="-1"/>
        </w:rPr>
        <w:t>E</w:t>
      </w:r>
      <w:r>
        <w:t>NE</w:t>
      </w:r>
      <w:r>
        <w:rPr>
          <w:spacing w:val="-1"/>
        </w:rPr>
        <w:t>A</w:t>
      </w:r>
      <w:r>
        <w:t>L</w:t>
      </w:r>
      <w:r>
        <w:rPr>
          <w:spacing w:val="-1"/>
        </w:rPr>
        <w:t>O</w:t>
      </w:r>
      <w:r>
        <w:t>GY REPORT</w:t>
      </w:r>
    </w:p>
    <w:p w14:paraId="0D898177" w14:textId="77777777" w:rsidR="009F40FB" w:rsidRDefault="009F40FB" w:rsidP="009F40FB">
      <w:pPr>
        <w:pStyle w:val="References"/>
        <w:numPr>
          <w:ilvl w:val="0"/>
          <w:numId w:val="0"/>
        </w:numPr>
        <w:ind w:left="360"/>
      </w:pPr>
    </w:p>
    <w:p w14:paraId="73509C68" w14:textId="7BBE9901"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Pr>
          <w:rFonts w:ascii="TimesNewRomanPS-ItalicMT" w:hAnsi="TimesNewRomanPS-ItalicMT" w:cs="TimesNewRomanPS-ItalicMT"/>
          <w:i/>
          <w:iCs/>
        </w:rPr>
        <w:t>ormat</w:t>
      </w:r>
      <w:r w:rsidR="00263943">
        <w:rPr>
          <w:rFonts w:ascii="TimesNewRomanPS-ItalicMT" w:hAnsi="TimesNewRomanPS-ItalicMT" w:cs="TimesNewRomanPS-ItalicMT"/>
          <w:i/>
          <w:iCs/>
        </w:rPr>
        <w:t xml:space="preserve"> for patents (when available online)</w:t>
      </w:r>
      <w:r>
        <w:rPr>
          <w:rFonts w:ascii="TimesNewRomanPS-ItalicMT" w:hAnsi="TimesNewRomanPS-ItalicMT" w:cs="TimesNewRomanPS-ItalicMT"/>
          <w:i/>
          <w:iCs/>
        </w:rPr>
        <w:t>:</w:t>
      </w:r>
    </w:p>
    <w:p w14:paraId="2337BD29" w14:textId="1388BF6A" w:rsidR="00C378A1" w:rsidRDefault="00C378A1" w:rsidP="008E0645">
      <w:pPr>
        <w:pStyle w:val="References"/>
      </w:pPr>
      <w:r>
        <w:t xml:space="preserve">Name of the invention, by inventor’s name. (year, month day). </w:t>
      </w:r>
      <w:r>
        <w:rPr>
          <w:rFonts w:ascii="TimesNewRomanPS-ItalicMT" w:hAnsi="TimesNewRomanPS-ItalicMT" w:cs="TimesNewRomanPS-ItalicMT"/>
          <w:i/>
          <w:iCs/>
        </w:rPr>
        <w:t xml:space="preserve">Patent Number </w:t>
      </w:r>
      <w:r>
        <w:t>[Type of medium]. Available:</w:t>
      </w:r>
      <w:r w:rsidR="008E0645">
        <w:t xml:space="preserve"> </w:t>
      </w:r>
      <w:r>
        <w:t>site/path/file</w:t>
      </w:r>
    </w:p>
    <w:p w14:paraId="2C6088D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p>
    <w:p w14:paraId="0E6F5E41" w14:textId="3DE4F328" w:rsidR="00C378A1" w:rsidRDefault="00C378A1" w:rsidP="007F7AA6">
      <w:pPr>
        <w:pStyle w:val="References"/>
        <w:rPr>
          <w:rFonts w:ascii="TimesNewRomanPS-ItalicMT" w:hAnsi="TimesNewRomanPS-ItalicMT" w:cs="TimesNewRomanPS-ItalicMT"/>
          <w:i/>
          <w:iCs/>
        </w:rPr>
      </w:pPr>
      <w:r>
        <w:t xml:space="preserve">Musical toothbrush with adjustable neck and mirror, by L.M.R. Brooks. (1992, May 19). </w:t>
      </w:r>
      <w:r>
        <w:rPr>
          <w:rFonts w:ascii="TimesNewRomanPS-ItalicMT" w:hAnsi="TimesNewRomanPS-ItalicMT" w:cs="TimesNewRomanPS-ItalicMT"/>
          <w:i/>
          <w:iCs/>
        </w:rPr>
        <w:t>Patent D 326 189</w:t>
      </w:r>
    </w:p>
    <w:p w14:paraId="31ECFC92" w14:textId="617FA087" w:rsidR="00C11E83" w:rsidRDefault="00C378A1" w:rsidP="007F7AA6">
      <w:pPr>
        <w:pStyle w:val="References"/>
        <w:numPr>
          <w:ilvl w:val="0"/>
          <w:numId w:val="0"/>
        </w:numPr>
        <w:ind w:left="360"/>
        <w:rPr>
          <w:rFonts w:ascii="TimesNewRomanPS-ItalicMT" w:hAnsi="TimesNewRomanPS-ItalicMT" w:cs="TimesNewRomanPS-ItalicMT"/>
          <w:i/>
          <w:iCs/>
        </w:rPr>
      </w:pPr>
      <w:r>
        <w:t>[Online]. Available: NEXIS Library: LEXPAT File: DESIGN</w:t>
      </w:r>
    </w:p>
    <w:p w14:paraId="6BA2281E" w14:textId="77777777" w:rsidR="00C11E83" w:rsidRDefault="00C11E83" w:rsidP="00C11E83">
      <w:pPr>
        <w:widowControl w:val="0"/>
        <w:autoSpaceDE w:val="0"/>
        <w:autoSpaceDN w:val="0"/>
        <w:adjustRightInd w:val="0"/>
        <w:ind w:right="-20"/>
        <w:rPr>
          <w:rFonts w:ascii="TimesNewRomanPS-ItalicMT" w:hAnsi="TimesNewRomanPS-ItalicMT" w:cs="TimesNewRomanPS-ItalicMT"/>
          <w:i/>
          <w:iCs/>
        </w:rPr>
      </w:pPr>
    </w:p>
    <w:p w14:paraId="061DC38D" w14:textId="1FF26A84" w:rsidR="00C11E83" w:rsidRPr="00C11E83" w:rsidRDefault="00C11E83" w:rsidP="00C11E83">
      <w:pPr>
        <w:widowControl w:val="0"/>
        <w:autoSpaceDE w:val="0"/>
        <w:autoSpaceDN w:val="0"/>
        <w:adjustRightInd w:val="0"/>
        <w:ind w:right="-20"/>
        <w:rPr>
          <w:color w:val="000000"/>
        </w:rPr>
      </w:pPr>
      <w:r>
        <w:rPr>
          <w:rFonts w:ascii="TimesNewRomanPS-ItalicMT" w:hAnsi="TimesNewRomanPS-ItalicMT" w:cs="TimesNewRomanPS-ItalicMT"/>
          <w:i/>
          <w:iCs/>
        </w:rPr>
        <w:t>Basic format</w:t>
      </w:r>
      <w:r>
        <w:rPr>
          <w:i/>
          <w:iCs/>
          <w:color w:val="000000"/>
        </w:rPr>
        <w:t xml:space="preserve"> for confer</w:t>
      </w:r>
      <w:r>
        <w:rPr>
          <w:i/>
          <w:iCs/>
          <w:color w:val="000000"/>
          <w:spacing w:val="-1"/>
        </w:rPr>
        <w:t>e</w:t>
      </w:r>
      <w:r>
        <w:rPr>
          <w:i/>
          <w:iCs/>
          <w:color w:val="000000"/>
          <w:spacing w:val="1"/>
        </w:rPr>
        <w:t>n</w:t>
      </w:r>
      <w:r>
        <w:rPr>
          <w:i/>
          <w:iCs/>
          <w:color w:val="000000"/>
        </w:rPr>
        <w:t>ce p</w:t>
      </w:r>
      <w:r>
        <w:rPr>
          <w:i/>
          <w:iCs/>
          <w:color w:val="000000"/>
          <w:spacing w:val="-1"/>
        </w:rPr>
        <w:t>r</w:t>
      </w:r>
      <w:r>
        <w:rPr>
          <w:i/>
          <w:iCs/>
          <w:color w:val="000000"/>
        </w:rPr>
        <w:t>oceed</w:t>
      </w:r>
      <w:r>
        <w:rPr>
          <w:i/>
          <w:iCs/>
          <w:color w:val="000000"/>
          <w:spacing w:val="-2"/>
        </w:rPr>
        <w:t>i</w:t>
      </w:r>
      <w:r>
        <w:rPr>
          <w:i/>
          <w:iCs/>
          <w:color w:val="000000"/>
          <w:spacing w:val="1"/>
        </w:rPr>
        <w:t>n</w:t>
      </w:r>
      <w:r>
        <w:rPr>
          <w:i/>
          <w:iCs/>
          <w:color w:val="000000"/>
        </w:rPr>
        <w:t>gs (published</w:t>
      </w:r>
      <w:r>
        <w:rPr>
          <w:i/>
          <w:iCs/>
          <w:color w:val="000000"/>
          <w:spacing w:val="-2"/>
        </w:rPr>
        <w:t>)</w:t>
      </w:r>
      <w:r>
        <w:rPr>
          <w:i/>
          <w:iCs/>
          <w:color w:val="000000"/>
        </w:rPr>
        <w:t>:</w:t>
      </w:r>
    </w:p>
    <w:p w14:paraId="1612EFEA" w14:textId="13512631" w:rsidR="00C11E83" w:rsidRDefault="00C11E83" w:rsidP="007F7AA6">
      <w:pPr>
        <w:pStyle w:val="References"/>
        <w:rPr>
          <w:rFonts w:ascii="TimesNewRomanPS-ItalicMT" w:hAnsi="TimesNewRomanPS-ItalicMT" w:cs="TimesNewRomanPS-ItalicMT"/>
          <w:i/>
          <w:iCs/>
        </w:rPr>
      </w:pPr>
      <w:r>
        <w:t xml:space="preserve">J. K. Author, “Title of paper,” in </w:t>
      </w:r>
      <w:r>
        <w:rPr>
          <w:rFonts w:ascii="TimesNewRomanPS-ItalicMT" w:hAnsi="TimesNewRomanPS-ItalicMT" w:cs="TimesNewRomanPS-ItalicMT"/>
          <w:i/>
          <w:iCs/>
        </w:rPr>
        <w:t>Abbreviated Name of Conf.</w:t>
      </w:r>
      <w:r>
        <w:t xml:space="preserve">, City of Conf., Abbrev. State (if given), year, pp. </w:t>
      </w:r>
      <w:proofErr w:type="spellStart"/>
      <w:r>
        <w:rPr>
          <w:rFonts w:ascii="TimesNewRomanPS-ItalicMT" w:hAnsi="TimesNewRomanPS-ItalicMT" w:cs="TimesNewRomanPS-ItalicMT"/>
          <w:i/>
          <w:iCs/>
        </w:rPr>
        <w:t>xxxxxx</w:t>
      </w:r>
      <w:proofErr w:type="spellEnd"/>
      <w:r>
        <w:rPr>
          <w:rFonts w:ascii="TimesNewRomanPS-ItalicMT" w:hAnsi="TimesNewRomanPS-ItalicMT" w:cs="TimesNewRomanPS-ItalicMT"/>
          <w:i/>
          <w:iCs/>
        </w:rPr>
        <w:t>.</w:t>
      </w:r>
    </w:p>
    <w:p w14:paraId="366105F5" w14:textId="63B94A5F" w:rsidR="00C11E83" w:rsidRDefault="009F40FB" w:rsidP="00C11E83">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w:t>
      </w:r>
      <w:r w:rsidR="00C11E83">
        <w:rPr>
          <w:rFonts w:ascii="TimesNewRomanPS-ItalicMT" w:hAnsi="TimesNewRomanPS-ItalicMT" w:cs="TimesNewRomanPS-ItalicMT"/>
          <w:i/>
          <w:iCs/>
        </w:rPr>
        <w:t>:</w:t>
      </w:r>
    </w:p>
    <w:p w14:paraId="34AB4D28" w14:textId="246FDF7B" w:rsidR="00C11E83" w:rsidRDefault="00C11E83" w:rsidP="007F7AA6">
      <w:pPr>
        <w:pStyle w:val="References"/>
      </w:pPr>
      <w:r>
        <w:t xml:space="preserve">D. </w:t>
      </w:r>
      <w:r>
        <w:rPr>
          <w:spacing w:val="-1"/>
        </w:rPr>
        <w:t>B</w:t>
      </w:r>
      <w:r>
        <w:t>. Pa</w:t>
      </w:r>
      <w:r>
        <w:rPr>
          <w:spacing w:val="-1"/>
        </w:rPr>
        <w:t>y</w:t>
      </w:r>
      <w:r>
        <w:rPr>
          <w:spacing w:val="1"/>
        </w:rPr>
        <w:t>n</w:t>
      </w:r>
      <w:r>
        <w:t xml:space="preserve">e </w:t>
      </w:r>
      <w:r>
        <w:rPr>
          <w:spacing w:val="-1"/>
        </w:rPr>
        <w:t>a</w:t>
      </w:r>
      <w:r>
        <w:t xml:space="preserve">nd </w:t>
      </w:r>
      <w:r>
        <w:rPr>
          <w:spacing w:val="-1"/>
        </w:rPr>
        <w:t>J</w:t>
      </w:r>
      <w:r>
        <w:t xml:space="preserve">. </w:t>
      </w:r>
      <w:r>
        <w:rPr>
          <w:spacing w:val="-1"/>
        </w:rPr>
        <w:t>R</w:t>
      </w:r>
      <w:r>
        <w:t>. S</w:t>
      </w:r>
      <w:r>
        <w:rPr>
          <w:spacing w:val="-1"/>
        </w:rPr>
        <w:t>t</w:t>
      </w:r>
      <w:r>
        <w:t>er</w:t>
      </w:r>
      <w:r>
        <w:rPr>
          <w:spacing w:val="-1"/>
        </w:rPr>
        <w:t>n</w:t>
      </w:r>
      <w:r>
        <w:t xml:space="preserve">, </w:t>
      </w:r>
      <w:r>
        <w:rPr>
          <w:spacing w:val="-1"/>
        </w:rPr>
        <w:t>“</w:t>
      </w:r>
      <w:r>
        <w:rPr>
          <w:spacing w:val="2"/>
        </w:rPr>
        <w:t>W</w:t>
      </w:r>
      <w:r>
        <w:t>a</w:t>
      </w:r>
      <w:r>
        <w:rPr>
          <w:spacing w:val="-1"/>
        </w:rPr>
        <w:t>v</w:t>
      </w:r>
      <w:r>
        <w:t>ele</w:t>
      </w:r>
      <w:r>
        <w:rPr>
          <w:spacing w:val="-1"/>
        </w:rPr>
        <w:t>n</w:t>
      </w:r>
      <w:r>
        <w:t>g</w:t>
      </w:r>
      <w:r>
        <w:rPr>
          <w:spacing w:val="-1"/>
        </w:rPr>
        <w:t>th</w:t>
      </w:r>
      <w:r>
        <w:t>-sw</w:t>
      </w:r>
      <w:r>
        <w:rPr>
          <w:spacing w:val="-1"/>
        </w:rPr>
        <w:t>it</w:t>
      </w:r>
      <w:r>
        <w:t>ch</w:t>
      </w:r>
      <w:r>
        <w:rPr>
          <w:spacing w:val="-1"/>
        </w:rPr>
        <w:t>e</w:t>
      </w:r>
      <w:r>
        <w:t>d p</w:t>
      </w:r>
      <w:r>
        <w:rPr>
          <w:spacing w:val="-1"/>
        </w:rPr>
        <w:t>a</w:t>
      </w:r>
      <w:r>
        <w:t xml:space="preserve">s- </w:t>
      </w:r>
      <w:proofErr w:type="spellStart"/>
      <w:r>
        <w:t>s</w:t>
      </w:r>
      <w:r>
        <w:rPr>
          <w:spacing w:val="-1"/>
        </w:rPr>
        <w:t>i</w:t>
      </w:r>
      <w:r>
        <w:t>vely</w:t>
      </w:r>
      <w:proofErr w:type="spellEnd"/>
      <w:r>
        <w:rPr>
          <w:spacing w:val="1"/>
        </w:rPr>
        <w:t xml:space="preserve"> </w:t>
      </w:r>
      <w:r>
        <w:t>cou</w:t>
      </w:r>
      <w:r>
        <w:rPr>
          <w:spacing w:val="1"/>
        </w:rPr>
        <w:t>p</w:t>
      </w:r>
      <w:r>
        <w:t>l</w:t>
      </w:r>
      <w:r>
        <w:rPr>
          <w:spacing w:val="-1"/>
        </w:rPr>
        <w:t>e</w:t>
      </w:r>
      <w:r>
        <w:t>d</w:t>
      </w:r>
      <w:r>
        <w:rPr>
          <w:spacing w:val="1"/>
        </w:rPr>
        <w:t xml:space="preserve"> </w:t>
      </w:r>
      <w:r>
        <w:t>s</w:t>
      </w:r>
      <w:r>
        <w:rPr>
          <w:spacing w:val="-1"/>
        </w:rPr>
        <w:t>in</w:t>
      </w:r>
      <w:r>
        <w:rPr>
          <w:spacing w:val="1"/>
        </w:rPr>
        <w:t>g</w:t>
      </w:r>
      <w:r>
        <w:t>le-</w:t>
      </w:r>
      <w:r>
        <w:rPr>
          <w:spacing w:val="-2"/>
        </w:rPr>
        <w:t>m</w:t>
      </w:r>
      <w:r>
        <w:t>ode optical</w:t>
      </w:r>
      <w:r>
        <w:rPr>
          <w:spacing w:val="1"/>
        </w:rPr>
        <w:t xml:space="preserve"> </w:t>
      </w:r>
      <w:r>
        <w:t>net</w:t>
      </w:r>
      <w:r>
        <w:rPr>
          <w:spacing w:val="-1"/>
        </w:rPr>
        <w:t>w</w:t>
      </w:r>
      <w:r>
        <w:t>o</w:t>
      </w:r>
      <w:r>
        <w:rPr>
          <w:spacing w:val="-1"/>
        </w:rPr>
        <w:t>r</w:t>
      </w:r>
      <w:r>
        <w:t>k,”</w:t>
      </w:r>
      <w:r>
        <w:rPr>
          <w:spacing w:val="2"/>
        </w:rPr>
        <w:t xml:space="preserve"> </w:t>
      </w:r>
      <w:r>
        <w:t xml:space="preserve">in </w:t>
      </w:r>
      <w:r>
        <w:rPr>
          <w:i/>
          <w:iCs/>
        </w:rPr>
        <w:t>Pro</w:t>
      </w:r>
      <w:r>
        <w:rPr>
          <w:i/>
          <w:iCs/>
          <w:spacing w:val="-1"/>
        </w:rPr>
        <w:t>c</w:t>
      </w:r>
      <w:r>
        <w:rPr>
          <w:i/>
          <w:iCs/>
        </w:rPr>
        <w:t>. I</w:t>
      </w:r>
      <w:r>
        <w:rPr>
          <w:i/>
          <w:iCs/>
          <w:spacing w:val="-1"/>
        </w:rPr>
        <w:t>O</w:t>
      </w:r>
      <w:r>
        <w:rPr>
          <w:i/>
          <w:iCs/>
        </w:rPr>
        <w:t>OC-E</w:t>
      </w:r>
      <w:r>
        <w:rPr>
          <w:i/>
          <w:iCs/>
          <w:spacing w:val="-2"/>
        </w:rPr>
        <w:t>C</w:t>
      </w:r>
      <w:r>
        <w:rPr>
          <w:i/>
          <w:iCs/>
          <w:spacing w:val="1"/>
        </w:rPr>
        <w:t>O</w:t>
      </w:r>
      <w:r>
        <w:rPr>
          <w:i/>
          <w:iCs/>
        </w:rPr>
        <w:t>C,</w:t>
      </w:r>
      <w:r>
        <w:rPr>
          <w:i/>
          <w:iCs/>
          <w:spacing w:val="-1"/>
        </w:rPr>
        <w:t xml:space="preserve"> </w:t>
      </w:r>
      <w:r>
        <w:rPr>
          <w:spacing w:val="1"/>
        </w:rPr>
        <w:t>1</w:t>
      </w:r>
      <w:r>
        <w:t>98</w:t>
      </w:r>
      <w:r>
        <w:rPr>
          <w:spacing w:val="1"/>
        </w:rPr>
        <w:t>5</w:t>
      </w:r>
      <w:r>
        <w:t>,</w:t>
      </w:r>
      <w:r>
        <w:rPr>
          <w:spacing w:val="-1"/>
        </w:rPr>
        <w:t xml:space="preserve"> </w:t>
      </w:r>
      <w:r w:rsidR="00F3481E">
        <w:rPr>
          <w:spacing w:val="-1"/>
        </w:rPr>
        <w:br/>
      </w:r>
      <w:r>
        <w:t>p</w:t>
      </w:r>
      <w:r>
        <w:rPr>
          <w:spacing w:val="1"/>
        </w:rPr>
        <w:t>p</w:t>
      </w:r>
      <w:r>
        <w:t>.</w:t>
      </w:r>
      <w:r>
        <w:rPr>
          <w:spacing w:val="-1"/>
        </w:rPr>
        <w:t xml:space="preserve"> </w:t>
      </w:r>
      <w:r>
        <w:t>5</w:t>
      </w:r>
      <w:r>
        <w:rPr>
          <w:spacing w:val="1"/>
        </w:rPr>
        <w:t>8</w:t>
      </w:r>
      <w:r>
        <w:t>5–</w:t>
      </w:r>
      <w:r>
        <w:rPr>
          <w:spacing w:val="1"/>
        </w:rPr>
        <w:t>5</w:t>
      </w:r>
      <w:r>
        <w:t>9</w:t>
      </w:r>
      <w:r>
        <w:rPr>
          <w:spacing w:val="1"/>
        </w:rPr>
        <w:t>0</w:t>
      </w:r>
      <w:r>
        <w:t>.</w:t>
      </w:r>
    </w:p>
    <w:p w14:paraId="01D7C123" w14:textId="2CD04D6C" w:rsidR="00C11E83" w:rsidRDefault="00263943" w:rsidP="00263943">
      <w:pPr>
        <w:widowControl w:val="0"/>
        <w:autoSpaceDE w:val="0"/>
        <w:autoSpaceDN w:val="0"/>
        <w:adjustRightInd w:val="0"/>
        <w:ind w:right="-20"/>
        <w:rPr>
          <w:color w:val="000000"/>
        </w:rPr>
      </w:pPr>
      <w:r>
        <w:rPr>
          <w:i/>
          <w:iCs/>
          <w:color w:val="000000"/>
        </w:rPr>
        <w:t>Example for p</w:t>
      </w:r>
      <w:r w:rsidR="00C11E83">
        <w:rPr>
          <w:i/>
          <w:iCs/>
          <w:color w:val="000000"/>
          <w:spacing w:val="-1"/>
        </w:rPr>
        <w:t>a</w:t>
      </w:r>
      <w:r w:rsidR="00C11E83">
        <w:rPr>
          <w:i/>
          <w:iCs/>
          <w:color w:val="000000"/>
        </w:rPr>
        <w:t>pers</w:t>
      </w:r>
      <w:r w:rsidR="00C11E83">
        <w:rPr>
          <w:i/>
          <w:iCs/>
          <w:color w:val="000000"/>
          <w:spacing w:val="1"/>
        </w:rPr>
        <w:t xml:space="preserve"> </w:t>
      </w:r>
      <w:r>
        <w:rPr>
          <w:i/>
          <w:iCs/>
          <w:color w:val="000000"/>
          <w:spacing w:val="-1"/>
        </w:rPr>
        <w:t>p</w:t>
      </w:r>
      <w:r w:rsidR="00C11E83">
        <w:rPr>
          <w:i/>
          <w:iCs/>
          <w:color w:val="000000"/>
        </w:rPr>
        <w:t>resen</w:t>
      </w:r>
      <w:r w:rsidR="00C11E83">
        <w:rPr>
          <w:i/>
          <w:iCs/>
          <w:color w:val="000000"/>
          <w:spacing w:val="-2"/>
        </w:rPr>
        <w:t>t</w:t>
      </w:r>
      <w:r w:rsidR="00C11E83">
        <w:rPr>
          <w:i/>
          <w:iCs/>
          <w:color w:val="000000"/>
        </w:rPr>
        <w:t>ed</w:t>
      </w:r>
      <w:r w:rsidR="00C11E83">
        <w:rPr>
          <w:i/>
          <w:iCs/>
          <w:color w:val="000000"/>
          <w:spacing w:val="-1"/>
        </w:rPr>
        <w:t xml:space="preserve"> </w:t>
      </w:r>
      <w:r w:rsidR="00C11E83">
        <w:rPr>
          <w:i/>
          <w:iCs/>
          <w:color w:val="000000"/>
        </w:rPr>
        <w:t xml:space="preserve">at </w:t>
      </w:r>
      <w:r>
        <w:rPr>
          <w:i/>
          <w:iCs/>
          <w:color w:val="000000"/>
          <w:spacing w:val="-1"/>
        </w:rPr>
        <w:t>c</w:t>
      </w:r>
      <w:r w:rsidR="00C11E83">
        <w:rPr>
          <w:i/>
          <w:iCs/>
          <w:color w:val="000000"/>
          <w:spacing w:val="-1"/>
        </w:rPr>
        <w:t>o</w:t>
      </w:r>
      <w:r w:rsidR="00C11E83">
        <w:rPr>
          <w:i/>
          <w:iCs/>
          <w:color w:val="000000"/>
        </w:rPr>
        <w:t>n</w:t>
      </w:r>
      <w:r w:rsidR="00C11E83">
        <w:rPr>
          <w:i/>
          <w:iCs/>
          <w:color w:val="000000"/>
          <w:spacing w:val="-1"/>
        </w:rPr>
        <w:t>f</w:t>
      </w:r>
      <w:r w:rsidR="00C11E83">
        <w:rPr>
          <w:i/>
          <w:iCs/>
          <w:color w:val="000000"/>
        </w:rPr>
        <w:t>ere</w:t>
      </w:r>
      <w:r w:rsidR="00C11E83">
        <w:rPr>
          <w:i/>
          <w:iCs/>
          <w:color w:val="000000"/>
          <w:spacing w:val="-1"/>
        </w:rPr>
        <w:t>n</w:t>
      </w:r>
      <w:r w:rsidR="00C11E83">
        <w:rPr>
          <w:i/>
          <w:iCs/>
          <w:color w:val="000000"/>
        </w:rPr>
        <w:t>ces</w:t>
      </w:r>
      <w:r w:rsidR="00C11E83">
        <w:rPr>
          <w:i/>
          <w:iCs/>
          <w:color w:val="000000"/>
          <w:spacing w:val="1"/>
        </w:rPr>
        <w:t xml:space="preserve"> </w:t>
      </w:r>
      <w:r w:rsidR="00C11E83">
        <w:rPr>
          <w:i/>
          <w:iCs/>
          <w:color w:val="000000"/>
          <w:spacing w:val="-1"/>
        </w:rPr>
        <w:t>(</w:t>
      </w:r>
      <w:r w:rsidR="00C11E83">
        <w:rPr>
          <w:i/>
          <w:iCs/>
          <w:color w:val="000000"/>
          <w:spacing w:val="1"/>
        </w:rPr>
        <w:t>u</w:t>
      </w:r>
      <w:r w:rsidR="00C11E83">
        <w:rPr>
          <w:i/>
          <w:iCs/>
          <w:color w:val="000000"/>
          <w:spacing w:val="-1"/>
        </w:rPr>
        <w:t>np</w:t>
      </w:r>
      <w:r w:rsidR="00C11E83">
        <w:rPr>
          <w:i/>
          <w:iCs/>
          <w:color w:val="000000"/>
        </w:rPr>
        <w:t>ub</w:t>
      </w:r>
      <w:r w:rsidR="00C11E83">
        <w:rPr>
          <w:i/>
          <w:iCs/>
          <w:color w:val="000000"/>
          <w:spacing w:val="-1"/>
        </w:rPr>
        <w:t>lish</w:t>
      </w:r>
      <w:r w:rsidR="00C11E83">
        <w:rPr>
          <w:i/>
          <w:iCs/>
          <w:color w:val="000000"/>
        </w:rPr>
        <w:t>ed</w:t>
      </w:r>
      <w:r w:rsidR="00C11E83">
        <w:rPr>
          <w:i/>
          <w:iCs/>
          <w:color w:val="000000"/>
          <w:spacing w:val="-2"/>
        </w:rPr>
        <w:t>)</w:t>
      </w:r>
      <w:r w:rsidR="00C11E83">
        <w:rPr>
          <w:i/>
          <w:iCs/>
          <w:color w:val="000000"/>
        </w:rPr>
        <w:t>:</w:t>
      </w:r>
    </w:p>
    <w:p w14:paraId="55012121" w14:textId="4E28B48C" w:rsidR="00C11E83" w:rsidRDefault="00C11E83" w:rsidP="003F26BD">
      <w:pPr>
        <w:pStyle w:val="References"/>
      </w:pPr>
      <w:r>
        <w:t>D.</w:t>
      </w:r>
      <w:r>
        <w:rPr>
          <w:spacing w:val="20"/>
        </w:rPr>
        <w:t xml:space="preserve"> </w:t>
      </w:r>
      <w:proofErr w:type="spellStart"/>
      <w:r>
        <w:rPr>
          <w:spacing w:val="-1"/>
        </w:rPr>
        <w:t>E</w:t>
      </w:r>
      <w:r>
        <w:rPr>
          <w:spacing w:val="1"/>
        </w:rPr>
        <w:t>b</w:t>
      </w:r>
      <w:r>
        <w:rPr>
          <w:spacing w:val="-1"/>
        </w:rPr>
        <w:t>e</w:t>
      </w:r>
      <w:r>
        <w:rPr>
          <w:spacing w:val="1"/>
        </w:rPr>
        <w:t>h</w:t>
      </w:r>
      <w:r>
        <w:t>a</w:t>
      </w:r>
      <w:r>
        <w:rPr>
          <w:spacing w:val="-1"/>
        </w:rPr>
        <w:t>r</w:t>
      </w:r>
      <w:r>
        <w:t>d</w:t>
      </w:r>
      <w:proofErr w:type="spellEnd"/>
      <w:r>
        <w:rPr>
          <w:spacing w:val="20"/>
        </w:rPr>
        <w:t xml:space="preserve"> </w:t>
      </w:r>
      <w:r>
        <w:rPr>
          <w:spacing w:val="-1"/>
        </w:rPr>
        <w:t>an</w:t>
      </w:r>
      <w:r>
        <w:t>d</w:t>
      </w:r>
      <w:r>
        <w:rPr>
          <w:spacing w:val="20"/>
        </w:rPr>
        <w:t xml:space="preserve"> </w:t>
      </w:r>
      <w:r>
        <w:t>E.</w:t>
      </w:r>
      <w:r>
        <w:rPr>
          <w:spacing w:val="19"/>
        </w:rPr>
        <w:t xml:space="preserve"> </w:t>
      </w:r>
      <w:proofErr w:type="spellStart"/>
      <w:r>
        <w:rPr>
          <w:spacing w:val="-1"/>
        </w:rPr>
        <w:t>V</w:t>
      </w:r>
      <w:r>
        <w:t>og</w:t>
      </w:r>
      <w:r>
        <w:rPr>
          <w:spacing w:val="-1"/>
        </w:rPr>
        <w:t>e</w:t>
      </w:r>
      <w:r>
        <w:t>s</w:t>
      </w:r>
      <w:proofErr w:type="spellEnd"/>
      <w:r>
        <w:t>,</w:t>
      </w:r>
      <w:r>
        <w:rPr>
          <w:spacing w:val="20"/>
        </w:rPr>
        <w:t xml:space="preserve"> </w:t>
      </w:r>
      <w:r>
        <w:rPr>
          <w:spacing w:val="-1"/>
        </w:rPr>
        <w:t>“</w:t>
      </w:r>
      <w:r>
        <w:t>Di</w:t>
      </w:r>
      <w:r>
        <w:rPr>
          <w:spacing w:val="1"/>
        </w:rPr>
        <w:t>g</w:t>
      </w:r>
      <w:r>
        <w:t>ital</w:t>
      </w:r>
      <w:r>
        <w:rPr>
          <w:spacing w:val="19"/>
        </w:rPr>
        <w:t xml:space="preserve"> </w:t>
      </w:r>
      <w:r>
        <w:t>single</w:t>
      </w:r>
      <w:r>
        <w:rPr>
          <w:spacing w:val="19"/>
        </w:rPr>
        <w:t xml:space="preserve"> </w:t>
      </w:r>
      <w:r>
        <w:t>sideb</w:t>
      </w:r>
      <w:r>
        <w:rPr>
          <w:spacing w:val="-1"/>
        </w:rPr>
        <w:t>an</w:t>
      </w:r>
      <w:r>
        <w:t>d</w:t>
      </w:r>
      <w:r>
        <w:rPr>
          <w:spacing w:val="20"/>
        </w:rPr>
        <w:t xml:space="preserve"> </w:t>
      </w:r>
      <w:r>
        <w:t>dete</w:t>
      </w:r>
      <w:r>
        <w:rPr>
          <w:spacing w:val="-1"/>
        </w:rPr>
        <w:t>cti</w:t>
      </w:r>
      <w:r>
        <w:t>on</w:t>
      </w:r>
      <w:r>
        <w:rPr>
          <w:spacing w:val="1"/>
        </w:rPr>
        <w:t xml:space="preserve"> </w:t>
      </w:r>
      <w:r>
        <w:t>f</w:t>
      </w:r>
      <w:r>
        <w:rPr>
          <w:spacing w:val="-1"/>
        </w:rPr>
        <w:t>o</w:t>
      </w:r>
      <w:r>
        <w:t>r</w:t>
      </w:r>
      <w:r>
        <w:rPr>
          <w:spacing w:val="1"/>
        </w:rPr>
        <w:t xml:space="preserve"> </w:t>
      </w:r>
      <w:r>
        <w:rPr>
          <w:spacing w:val="-1"/>
        </w:rPr>
        <w:t>i</w:t>
      </w:r>
      <w:r>
        <w:rPr>
          <w:spacing w:val="1"/>
        </w:rPr>
        <w:t>n</w:t>
      </w:r>
      <w:r>
        <w:rPr>
          <w:spacing w:val="-1"/>
        </w:rPr>
        <w:t>t</w:t>
      </w:r>
      <w:r>
        <w:t>e</w:t>
      </w:r>
      <w:r>
        <w:rPr>
          <w:spacing w:val="-1"/>
        </w:rPr>
        <w:t>r</w:t>
      </w:r>
      <w:r>
        <w:t>f</w:t>
      </w:r>
      <w:r>
        <w:rPr>
          <w:spacing w:val="-1"/>
        </w:rPr>
        <w:t>e</w:t>
      </w:r>
      <w:r>
        <w:t>ro</w:t>
      </w:r>
      <w:r>
        <w:rPr>
          <w:spacing w:val="-2"/>
        </w:rPr>
        <w:t>m</w:t>
      </w:r>
      <w:r>
        <w:t>etr</w:t>
      </w:r>
      <w:r>
        <w:rPr>
          <w:spacing w:val="-1"/>
        </w:rPr>
        <w:t>i</w:t>
      </w:r>
      <w:r>
        <w:t>c</w:t>
      </w:r>
      <w:r>
        <w:rPr>
          <w:spacing w:val="1"/>
        </w:rPr>
        <w:t xml:space="preserve"> </w:t>
      </w:r>
      <w:r>
        <w:t>sens</w:t>
      </w:r>
      <w:r>
        <w:rPr>
          <w:spacing w:val="-1"/>
        </w:rPr>
        <w:t>o</w:t>
      </w:r>
      <w:r>
        <w:t>rs,”</w:t>
      </w:r>
      <w:r>
        <w:rPr>
          <w:spacing w:val="1"/>
        </w:rPr>
        <w:t xml:space="preserve"> </w:t>
      </w:r>
      <w:r>
        <w:rPr>
          <w:spacing w:val="-1"/>
        </w:rPr>
        <w:t>p</w:t>
      </w:r>
      <w:r>
        <w:t>res</w:t>
      </w:r>
      <w:r>
        <w:rPr>
          <w:spacing w:val="-1"/>
        </w:rPr>
        <w:t>e</w:t>
      </w:r>
      <w:r>
        <w:rPr>
          <w:spacing w:val="1"/>
        </w:rPr>
        <w:t>n</w:t>
      </w:r>
      <w:r>
        <w:rPr>
          <w:spacing w:val="-1"/>
        </w:rPr>
        <w:t>t</w:t>
      </w:r>
      <w:r>
        <w:t>ed</w:t>
      </w:r>
      <w:r>
        <w:rPr>
          <w:spacing w:val="1"/>
        </w:rPr>
        <w:t xml:space="preserve"> </w:t>
      </w:r>
      <w:r>
        <w:t xml:space="preserve">at </w:t>
      </w:r>
      <w:r>
        <w:rPr>
          <w:spacing w:val="-1"/>
        </w:rPr>
        <w:t>t</w:t>
      </w:r>
      <w:r>
        <w:rPr>
          <w:spacing w:val="1"/>
        </w:rPr>
        <w:t>h</w:t>
      </w:r>
      <w:r>
        <w:t>e</w:t>
      </w:r>
      <w:r>
        <w:rPr>
          <w:spacing w:val="1"/>
        </w:rPr>
        <w:t xml:space="preserve"> </w:t>
      </w:r>
      <w:r>
        <w:t>2nd</w:t>
      </w:r>
      <w:r>
        <w:rPr>
          <w:spacing w:val="1"/>
        </w:rPr>
        <w:t xml:space="preserve"> </w:t>
      </w:r>
      <w:r>
        <w:rPr>
          <w:spacing w:val="-1"/>
        </w:rPr>
        <w:t>I</w:t>
      </w:r>
      <w:r>
        <w:rPr>
          <w:spacing w:val="1"/>
        </w:rPr>
        <w:t>n</w:t>
      </w:r>
      <w:r>
        <w:rPr>
          <w:spacing w:val="-1"/>
        </w:rPr>
        <w:t>t</w:t>
      </w:r>
      <w:r>
        <w:t>. C</w:t>
      </w:r>
      <w:r>
        <w:rPr>
          <w:spacing w:val="1"/>
        </w:rPr>
        <w:t>o</w:t>
      </w:r>
      <w:r>
        <w:t>n</w:t>
      </w:r>
      <w:r>
        <w:rPr>
          <w:spacing w:val="1"/>
        </w:rPr>
        <w:t>f</w:t>
      </w:r>
      <w:r>
        <w:t>.</w:t>
      </w:r>
      <w:r>
        <w:rPr>
          <w:spacing w:val="15"/>
        </w:rPr>
        <w:t xml:space="preserve"> </w:t>
      </w:r>
      <w:r>
        <w:rPr>
          <w:spacing w:val="1"/>
        </w:rPr>
        <w:t>Op</w:t>
      </w:r>
      <w:r>
        <w:t>tical</w:t>
      </w:r>
      <w:r>
        <w:rPr>
          <w:spacing w:val="15"/>
        </w:rPr>
        <w:t xml:space="preserve"> </w:t>
      </w:r>
      <w:r>
        <w:t>Fi</w:t>
      </w:r>
      <w:r>
        <w:rPr>
          <w:spacing w:val="1"/>
        </w:rPr>
        <w:t>b</w:t>
      </w:r>
      <w:r>
        <w:t>er</w:t>
      </w:r>
      <w:r>
        <w:rPr>
          <w:spacing w:val="15"/>
        </w:rPr>
        <w:t xml:space="preserve"> </w:t>
      </w:r>
      <w:r>
        <w:t>Senso</w:t>
      </w:r>
      <w:r>
        <w:rPr>
          <w:spacing w:val="1"/>
        </w:rPr>
        <w:t>r</w:t>
      </w:r>
      <w:r>
        <w:t>s,</w:t>
      </w:r>
      <w:r>
        <w:rPr>
          <w:spacing w:val="15"/>
        </w:rPr>
        <w:t xml:space="preserve"> </w:t>
      </w:r>
      <w:r>
        <w:t>St</w:t>
      </w:r>
      <w:r>
        <w:rPr>
          <w:spacing w:val="1"/>
        </w:rPr>
        <w:t>u</w:t>
      </w:r>
      <w:r>
        <w:t>tt</w:t>
      </w:r>
      <w:r>
        <w:rPr>
          <w:spacing w:val="1"/>
        </w:rPr>
        <w:t>g</w:t>
      </w:r>
      <w:r>
        <w:t>a</w:t>
      </w:r>
      <w:r>
        <w:rPr>
          <w:spacing w:val="1"/>
        </w:rPr>
        <w:t>r</w:t>
      </w:r>
      <w:r>
        <w:t>t,</w:t>
      </w:r>
      <w:r>
        <w:rPr>
          <w:spacing w:val="15"/>
        </w:rPr>
        <w:t xml:space="preserve"> </w:t>
      </w:r>
      <w:r>
        <w:rPr>
          <w:spacing w:val="1"/>
        </w:rPr>
        <w:t>G</w:t>
      </w:r>
      <w:r>
        <w:rPr>
          <w:spacing w:val="-1"/>
        </w:rPr>
        <w:t>e</w:t>
      </w:r>
      <w:r>
        <w:t>rma</w:t>
      </w:r>
      <w:r>
        <w:rPr>
          <w:spacing w:val="1"/>
        </w:rPr>
        <w:t>n</w:t>
      </w:r>
      <w:r>
        <w:t>y,</w:t>
      </w:r>
      <w:r>
        <w:rPr>
          <w:spacing w:val="16"/>
        </w:rPr>
        <w:t xml:space="preserve"> </w:t>
      </w:r>
      <w:r>
        <w:t>Ja</w:t>
      </w:r>
      <w:r>
        <w:rPr>
          <w:spacing w:val="1"/>
        </w:rPr>
        <w:t>n</w:t>
      </w:r>
      <w:r>
        <w:t>.</w:t>
      </w:r>
      <w:r>
        <w:rPr>
          <w:spacing w:val="15"/>
        </w:rPr>
        <w:t xml:space="preserve"> </w:t>
      </w:r>
      <w:r>
        <w:t>2</w:t>
      </w:r>
      <w:r>
        <w:rPr>
          <w:spacing w:val="1"/>
        </w:rPr>
        <w:t>-</w:t>
      </w:r>
      <w:r>
        <w:t xml:space="preserve">5, </w:t>
      </w:r>
      <w:r>
        <w:rPr>
          <w:spacing w:val="1"/>
        </w:rPr>
        <w:t>1</w:t>
      </w:r>
      <w:r>
        <w:t>98</w:t>
      </w:r>
      <w:r>
        <w:rPr>
          <w:spacing w:val="1"/>
        </w:rPr>
        <w:t>4</w:t>
      </w:r>
      <w:r>
        <w:t>.</w:t>
      </w:r>
    </w:p>
    <w:p w14:paraId="2760DA4A" w14:textId="77777777" w:rsidR="00C11E83" w:rsidRDefault="00C11E83" w:rsidP="00C11E83">
      <w:pPr>
        <w:widowControl w:val="0"/>
        <w:autoSpaceDE w:val="0"/>
        <w:autoSpaceDN w:val="0"/>
        <w:adjustRightInd w:val="0"/>
        <w:spacing w:before="6" w:line="140" w:lineRule="exact"/>
        <w:rPr>
          <w:color w:val="000000"/>
          <w:sz w:val="14"/>
          <w:szCs w:val="14"/>
        </w:rPr>
      </w:pPr>
    </w:p>
    <w:p w14:paraId="0B464DA8" w14:textId="2461646D" w:rsidR="00B47B59" w:rsidRDefault="00263943" w:rsidP="00B47B59">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w:t>
      </w:r>
      <w:r w:rsidR="00B47B59">
        <w:rPr>
          <w:rFonts w:ascii="TimesNewRomanPS-ItalicMT" w:hAnsi="TimesNewRomanPS-ItalicMT" w:cs="TimesNewRomanPS-ItalicMT"/>
          <w:i/>
          <w:iCs/>
        </w:rPr>
        <w:t>ormat</w:t>
      </w:r>
      <w:r w:rsidR="00B47B59" w:rsidRPr="00B47B59">
        <w:rPr>
          <w:i/>
          <w:iCs/>
          <w:color w:val="000000"/>
          <w:spacing w:val="1"/>
        </w:rPr>
        <w:t xml:space="preserve"> </w:t>
      </w:r>
      <w:r>
        <w:rPr>
          <w:i/>
          <w:iCs/>
          <w:color w:val="000000"/>
          <w:spacing w:val="1"/>
        </w:rPr>
        <w:t xml:space="preserve">for </w:t>
      </w:r>
      <w:r>
        <w:rPr>
          <w:i/>
          <w:iCs/>
          <w:color w:val="000000"/>
          <w:spacing w:val="-1"/>
        </w:rPr>
        <w:t>p</w:t>
      </w:r>
      <w:r w:rsidR="00B47B59">
        <w:rPr>
          <w:i/>
          <w:iCs/>
          <w:color w:val="000000"/>
          <w:spacing w:val="1"/>
        </w:rPr>
        <w:t>a</w:t>
      </w:r>
      <w:r w:rsidR="00B47B59">
        <w:rPr>
          <w:i/>
          <w:iCs/>
          <w:color w:val="000000"/>
          <w:spacing w:val="-1"/>
        </w:rPr>
        <w:t>te</w:t>
      </w:r>
      <w:r w:rsidR="00B47B59">
        <w:rPr>
          <w:i/>
          <w:iCs/>
          <w:color w:val="000000"/>
          <w:spacing w:val="1"/>
        </w:rPr>
        <w:t>n</w:t>
      </w:r>
      <w:r w:rsidR="00B47B59">
        <w:rPr>
          <w:i/>
          <w:iCs/>
          <w:color w:val="000000"/>
          <w:spacing w:val="-1"/>
        </w:rPr>
        <w:t>ts</w:t>
      </w:r>
      <w:r w:rsidR="00B47B59">
        <w:rPr>
          <w:rFonts w:ascii="TimesNewRomanPS-ItalicMT" w:hAnsi="TimesNewRomanPS-ItalicMT" w:cs="TimesNewRomanPS-ItalicMT"/>
          <w:i/>
          <w:iCs/>
        </w:rPr>
        <w:t>:</w:t>
      </w:r>
    </w:p>
    <w:p w14:paraId="486A02CC" w14:textId="70C46C86" w:rsidR="00B47B59" w:rsidRDefault="00B47B59" w:rsidP="003F26BD">
      <w:pPr>
        <w:pStyle w:val="References"/>
      </w:pPr>
      <w:r>
        <w:t xml:space="preserve">J. K. Author, “Title of patent,” U.S. Patent </w:t>
      </w:r>
      <w:r>
        <w:rPr>
          <w:rFonts w:ascii="TimesNewRomanPS-ItalicMT" w:hAnsi="TimesNewRomanPS-ItalicMT" w:cs="TimesNewRomanPS-ItalicMT"/>
          <w:i/>
          <w:iCs/>
        </w:rPr>
        <w:t xml:space="preserve">x xxx </w:t>
      </w:r>
      <w:proofErr w:type="spellStart"/>
      <w:r>
        <w:rPr>
          <w:rFonts w:ascii="TimesNewRomanPS-ItalicMT" w:hAnsi="TimesNewRomanPS-ItalicMT" w:cs="TimesNewRomanPS-ItalicMT"/>
          <w:i/>
          <w:iCs/>
        </w:rPr>
        <w:t>xxx</w:t>
      </w:r>
      <w:proofErr w:type="spellEnd"/>
      <w:r>
        <w:t>, Abbrev. Month, day, year.</w:t>
      </w:r>
    </w:p>
    <w:p w14:paraId="4092ED39" w14:textId="5FA37B72" w:rsidR="00B47B59" w:rsidRPr="00B47B59" w:rsidRDefault="00B47B59" w:rsidP="00B47B59">
      <w:pPr>
        <w:widowControl w:val="0"/>
        <w:autoSpaceDE w:val="0"/>
        <w:autoSpaceDN w:val="0"/>
        <w:adjustRightInd w:val="0"/>
        <w:ind w:right="-20"/>
        <w:rPr>
          <w:i/>
          <w:color w:val="000000"/>
        </w:rPr>
      </w:pPr>
      <w:r w:rsidRPr="00B47B59">
        <w:rPr>
          <w:rFonts w:ascii="TimesNewRomanPSMT" w:hAnsi="TimesNewRomanPSMT" w:cs="TimesNewRomanPSMT"/>
          <w:i/>
        </w:rPr>
        <w:t>Example:</w:t>
      </w:r>
    </w:p>
    <w:p w14:paraId="0D591FDB" w14:textId="4A098373" w:rsidR="00C11E83" w:rsidRDefault="00C11E83" w:rsidP="003F26BD">
      <w:pPr>
        <w:pStyle w:val="References"/>
      </w:pPr>
      <w:r>
        <w:t xml:space="preserve">G. </w:t>
      </w:r>
      <w:proofErr w:type="spellStart"/>
      <w:r>
        <w:rPr>
          <w:spacing w:val="-2"/>
        </w:rPr>
        <w:t>B</w:t>
      </w:r>
      <w:r>
        <w:t>randli</w:t>
      </w:r>
      <w:proofErr w:type="spellEnd"/>
      <w:r>
        <w:t xml:space="preserve"> and M. Di</w:t>
      </w:r>
      <w:r>
        <w:rPr>
          <w:spacing w:val="-1"/>
        </w:rPr>
        <w:t>c</w:t>
      </w:r>
      <w:r>
        <w:rPr>
          <w:spacing w:val="1"/>
        </w:rPr>
        <w:t>k</w:t>
      </w:r>
      <w:r>
        <w:t>, “</w:t>
      </w:r>
      <w:r>
        <w:rPr>
          <w:spacing w:val="1"/>
        </w:rPr>
        <w:t>A</w:t>
      </w:r>
      <w:r>
        <w:t>l</w:t>
      </w:r>
      <w:r>
        <w:rPr>
          <w:spacing w:val="-2"/>
        </w:rPr>
        <w:t>t</w:t>
      </w:r>
      <w:r>
        <w:t>er</w:t>
      </w:r>
      <w:r>
        <w:rPr>
          <w:spacing w:val="1"/>
        </w:rPr>
        <w:t>n</w:t>
      </w:r>
      <w:r>
        <w:t>ating</w:t>
      </w:r>
      <w:r>
        <w:rPr>
          <w:spacing w:val="1"/>
        </w:rPr>
        <w:t xml:space="preserve"> </w:t>
      </w:r>
      <w:r>
        <w:t>c</w:t>
      </w:r>
      <w:r>
        <w:rPr>
          <w:spacing w:val="1"/>
        </w:rPr>
        <w:t>u</w:t>
      </w:r>
      <w:r>
        <w:t>rrent fed power sup</w:t>
      </w:r>
      <w:r>
        <w:rPr>
          <w:spacing w:val="1"/>
        </w:rPr>
        <w:t>p</w:t>
      </w:r>
      <w:r>
        <w:t>ly,”</w:t>
      </w:r>
      <w:r>
        <w:rPr>
          <w:spacing w:val="-1"/>
        </w:rPr>
        <w:t xml:space="preserve"> </w:t>
      </w:r>
      <w:r w:rsidR="00837E47">
        <w:rPr>
          <w:spacing w:val="-1"/>
        </w:rPr>
        <w:br/>
      </w:r>
      <w:r>
        <w:t>U</w:t>
      </w:r>
      <w:r>
        <w:rPr>
          <w:spacing w:val="-1"/>
        </w:rPr>
        <w:t>.</w:t>
      </w:r>
      <w:r>
        <w:t>S.</w:t>
      </w:r>
      <w:r>
        <w:rPr>
          <w:spacing w:val="-1"/>
        </w:rPr>
        <w:t xml:space="preserve"> </w:t>
      </w:r>
      <w:r>
        <w:t>Pate</w:t>
      </w:r>
      <w:r>
        <w:rPr>
          <w:spacing w:val="1"/>
        </w:rPr>
        <w:t>n</w:t>
      </w:r>
      <w:r>
        <w:t>t 4 084 2</w:t>
      </w:r>
      <w:r>
        <w:rPr>
          <w:spacing w:val="1"/>
        </w:rPr>
        <w:t>1</w:t>
      </w:r>
      <w:r>
        <w:t>7,</w:t>
      </w:r>
      <w:r>
        <w:rPr>
          <w:spacing w:val="-1"/>
        </w:rPr>
        <w:t xml:space="preserve"> </w:t>
      </w:r>
      <w:r>
        <w:t>N</w:t>
      </w:r>
      <w:r>
        <w:rPr>
          <w:spacing w:val="-1"/>
        </w:rPr>
        <w:t>o</w:t>
      </w:r>
      <w:r>
        <w:rPr>
          <w:spacing w:val="1"/>
        </w:rPr>
        <w:t>v</w:t>
      </w:r>
      <w:r>
        <w:t>.</w:t>
      </w:r>
      <w:r>
        <w:rPr>
          <w:spacing w:val="-1"/>
        </w:rPr>
        <w:t xml:space="preserve"> </w:t>
      </w:r>
      <w:r>
        <w:t>4,</w:t>
      </w:r>
      <w:r>
        <w:rPr>
          <w:spacing w:val="-1"/>
        </w:rPr>
        <w:t xml:space="preserve"> </w:t>
      </w:r>
      <w:r>
        <w:rPr>
          <w:spacing w:val="1"/>
        </w:rPr>
        <w:t>1</w:t>
      </w:r>
      <w:r>
        <w:rPr>
          <w:spacing w:val="-1"/>
        </w:rPr>
        <w:t>9</w:t>
      </w:r>
      <w:r>
        <w:rPr>
          <w:spacing w:val="1"/>
        </w:rPr>
        <w:t>7</w:t>
      </w:r>
      <w:r>
        <w:rPr>
          <w:spacing w:val="-1"/>
        </w:rPr>
        <w:t>8</w:t>
      </w:r>
      <w:r>
        <w:t>.</w:t>
      </w:r>
    </w:p>
    <w:p w14:paraId="36328C74" w14:textId="7A40BD22"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C378A1">
        <w:rPr>
          <w:rFonts w:ascii="TimesNewRomanPS-ItalicMT" w:hAnsi="TimesNewRomanPS-ItalicMT" w:cs="TimesNewRomanPS-ItalicMT"/>
          <w:i/>
          <w:iCs/>
        </w:rPr>
        <w:t xml:space="preserve">Basic </w:t>
      </w:r>
      <w:r w:rsidR="00263943">
        <w:rPr>
          <w:rFonts w:ascii="TimesNewRomanPS-ItalicMT" w:hAnsi="TimesNewRomanPS-ItalicMT" w:cs="TimesNewRomanPS-ItalicMT"/>
          <w:i/>
          <w:iCs/>
        </w:rPr>
        <w:t>f</w:t>
      </w:r>
      <w:r w:rsidR="00C378A1">
        <w:rPr>
          <w:rFonts w:ascii="TimesNewRomanPS-ItalicMT" w:hAnsi="TimesNewRomanPS-ItalicMT" w:cs="TimesNewRomanPS-ItalicMT"/>
          <w:i/>
          <w:iCs/>
        </w:rPr>
        <w:t>ormat</w:t>
      </w:r>
      <w:r w:rsidR="00263943" w:rsidRPr="00263943">
        <w:rPr>
          <w:b/>
          <w:bCs/>
          <w:i/>
          <w:iCs/>
        </w:rPr>
        <w:t xml:space="preserve"> </w:t>
      </w:r>
      <w:r w:rsidR="00263943">
        <w:rPr>
          <w:bCs/>
          <w:i/>
          <w:iCs/>
        </w:rPr>
        <w:t>for t</w:t>
      </w:r>
      <w:r w:rsidR="00263943" w:rsidRPr="00263943">
        <w:rPr>
          <w:bCs/>
          <w:i/>
          <w:iCs/>
        </w:rPr>
        <w:t xml:space="preserve">heses (M.S.) and </w:t>
      </w:r>
      <w:r w:rsidR="00263943">
        <w:rPr>
          <w:bCs/>
          <w:i/>
          <w:iCs/>
        </w:rPr>
        <w:t>d</w:t>
      </w:r>
      <w:r w:rsidR="00263943" w:rsidRPr="00263943">
        <w:rPr>
          <w:bCs/>
          <w:i/>
          <w:iCs/>
        </w:rPr>
        <w:t>issertations (Ph.D.</w:t>
      </w:r>
      <w:r w:rsidR="00263943">
        <w:rPr>
          <w:bCs/>
          <w:i/>
          <w:iCs/>
        </w:rPr>
        <w:t>):</w:t>
      </w:r>
    </w:p>
    <w:p w14:paraId="4C4319A1" w14:textId="7CA31A98" w:rsidR="00C378A1" w:rsidRDefault="00C378A1" w:rsidP="003F26BD">
      <w:pPr>
        <w:pStyle w:val="References"/>
      </w:pPr>
      <w:r>
        <w:t>J. K. Author, “Title of thesis,” M.S. thesis, Abbrev. Dept., Abbrev. Univ., City of Univ., Abbrev. State, year.</w:t>
      </w:r>
    </w:p>
    <w:p w14:paraId="0488C98C" w14:textId="1840439D" w:rsidR="00C378A1" w:rsidRDefault="00C378A1" w:rsidP="00837E47">
      <w:pPr>
        <w:pStyle w:val="References"/>
      </w:pPr>
      <w:r>
        <w:t>J. K. Author, “Title of dissertation,” Ph.D. dissertation, Abbrev. Dept., Abbrev. Univ., City of Univ., Abbrev. State,</w:t>
      </w:r>
      <w:r w:rsidR="00837E47">
        <w:t xml:space="preserve"> </w:t>
      </w:r>
      <w:r>
        <w:t>year.</w:t>
      </w:r>
    </w:p>
    <w:p w14:paraId="0EA8AFF7"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D793C50" w14:textId="121900A1" w:rsidR="00C378A1" w:rsidRDefault="00C378A1" w:rsidP="00837E47">
      <w:pPr>
        <w:pStyle w:val="References"/>
      </w:pPr>
      <w:r>
        <w:t>J. O. Williams, “Narrow-band analyzer,” Ph.D. dissertation, Dept. Elect. Eng., Harvard Univ., Cambridge, MA,</w:t>
      </w:r>
      <w:r w:rsidR="00263943">
        <w:t xml:space="preserve"> </w:t>
      </w:r>
      <w:r>
        <w:t>1993.</w:t>
      </w:r>
    </w:p>
    <w:p w14:paraId="08193070" w14:textId="351D0124" w:rsidR="00C378A1" w:rsidRPr="00837E47" w:rsidRDefault="00C378A1" w:rsidP="00837E47">
      <w:pPr>
        <w:pStyle w:val="References"/>
      </w:pPr>
      <w:r>
        <w:t>N. Kawasaki, “Parametric study of thermal and chemical nonequilibrium nozzle flow,” M.S. thesis, Dept. Electron.</w:t>
      </w:r>
      <w:r w:rsidR="00263943">
        <w:t xml:space="preserve"> </w:t>
      </w:r>
      <w:r>
        <w:t>Eng., Osaka Univ., Osaka, Japan, 1993.</w:t>
      </w:r>
    </w:p>
    <w:p w14:paraId="19033D75" w14:textId="6AC4C34B" w:rsidR="00C378A1" w:rsidRDefault="00837E47"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br/>
      </w:r>
      <w:r w:rsidR="004F23A0">
        <w:rPr>
          <w:rFonts w:ascii="TimesNewRomanPS-ItalicMT" w:hAnsi="TimesNewRomanPS-ItalicMT" w:cs="TimesNewRomanPS-ItalicMT"/>
          <w:i/>
          <w:iCs/>
        </w:rPr>
        <w:t>Basic f</w:t>
      </w:r>
      <w:r w:rsidR="00C378A1">
        <w:rPr>
          <w:rFonts w:ascii="TimesNewRomanPS-ItalicMT" w:hAnsi="TimesNewRomanPS-ItalicMT" w:cs="TimesNewRomanPS-ItalicMT"/>
          <w:i/>
          <w:iCs/>
        </w:rPr>
        <w:t xml:space="preserve">ormat </w:t>
      </w:r>
      <w:r w:rsidR="00263943">
        <w:rPr>
          <w:rFonts w:ascii="TimesNewRomanPS-ItalicMT" w:hAnsi="TimesNewRomanPS-ItalicMT" w:cs="TimesNewRomanPS-ItalicMT"/>
          <w:i/>
          <w:iCs/>
        </w:rPr>
        <w:t>for the most common types of unpublished references</w:t>
      </w:r>
      <w:r w:rsidR="00C378A1">
        <w:rPr>
          <w:rFonts w:ascii="TimesNewRomanPS-ItalicMT" w:hAnsi="TimesNewRomanPS-ItalicMT" w:cs="TimesNewRomanPS-ItalicMT"/>
          <w:i/>
          <w:iCs/>
        </w:rPr>
        <w:t>:</w:t>
      </w:r>
    </w:p>
    <w:p w14:paraId="2C5981AE" w14:textId="0AA33E79" w:rsidR="00C378A1" w:rsidRDefault="00C378A1" w:rsidP="00837E47">
      <w:pPr>
        <w:pStyle w:val="References"/>
      </w:pPr>
      <w:r>
        <w:t>J. K. Author, private communication, Abbrev. Month, year.</w:t>
      </w:r>
    </w:p>
    <w:p w14:paraId="00D0B154" w14:textId="33A052BE" w:rsidR="00C378A1" w:rsidRDefault="00C378A1" w:rsidP="00837E47">
      <w:pPr>
        <w:pStyle w:val="References"/>
      </w:pPr>
      <w:r>
        <w:t>J. K. Author, “Title of paper,” unpublished.</w:t>
      </w:r>
    </w:p>
    <w:p w14:paraId="12D132FE" w14:textId="385DB52F" w:rsidR="00B65BD3" w:rsidRDefault="00B65BD3" w:rsidP="00837E47">
      <w:pPr>
        <w:pStyle w:val="References"/>
      </w:pPr>
      <w:r>
        <w:t>J. K. Author, “Title of paper,” to be published.</w:t>
      </w:r>
    </w:p>
    <w:p w14:paraId="612F9112"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8DD4A29" w14:textId="444C6585" w:rsidR="00C378A1" w:rsidRDefault="00C378A1" w:rsidP="00837E47">
      <w:pPr>
        <w:pStyle w:val="References"/>
      </w:pPr>
      <w:r>
        <w:t>A. Harrison, private communication, May 1995.</w:t>
      </w:r>
    </w:p>
    <w:p w14:paraId="5C72FE67" w14:textId="41DF727D" w:rsidR="00C378A1" w:rsidRDefault="00C378A1" w:rsidP="00837E47">
      <w:pPr>
        <w:pStyle w:val="References"/>
      </w:pPr>
      <w:r>
        <w:t>B. Smith, “An approach to graphs of linear forms,” unpublished.</w:t>
      </w:r>
    </w:p>
    <w:p w14:paraId="2924790F" w14:textId="56B23C77" w:rsidR="00C378A1" w:rsidRDefault="00C378A1" w:rsidP="00837E47">
      <w:pPr>
        <w:pStyle w:val="References"/>
      </w:pPr>
      <w:r>
        <w:t>A. Brahms, “Representation error for real numbers in binary computer arithmetic,” IEEE Computer Group</w:t>
      </w:r>
      <w:r w:rsidR="00837E47">
        <w:t xml:space="preserve"> </w:t>
      </w:r>
      <w:r>
        <w:t>Repository, Paper R-67-85.</w:t>
      </w:r>
    </w:p>
    <w:p w14:paraId="07916733" w14:textId="77777777" w:rsidR="00B70469" w:rsidRDefault="00B70469" w:rsidP="00C378A1">
      <w:pPr>
        <w:autoSpaceDE w:val="0"/>
        <w:autoSpaceDN w:val="0"/>
        <w:adjustRightInd w:val="0"/>
        <w:rPr>
          <w:rFonts w:ascii="TimesNewRomanPS-ItalicMT" w:hAnsi="TimesNewRomanPS-ItalicMT" w:cs="TimesNewRomanPS-ItalicMT"/>
          <w:i/>
          <w:iCs/>
        </w:rPr>
      </w:pPr>
    </w:p>
    <w:p w14:paraId="2C22E282" w14:textId="3A1A6797" w:rsidR="00C378A1" w:rsidRDefault="00B70469"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Basic format for standards</w:t>
      </w:r>
      <w:r w:rsidR="00C378A1">
        <w:rPr>
          <w:rFonts w:ascii="TimesNewRomanPS-ItalicMT" w:hAnsi="TimesNewRomanPS-ItalicMT" w:cs="TimesNewRomanPS-ItalicMT"/>
          <w:i/>
          <w:iCs/>
        </w:rPr>
        <w:t>:</w:t>
      </w:r>
    </w:p>
    <w:p w14:paraId="5158695F" w14:textId="6C12515D" w:rsidR="00C378A1" w:rsidRDefault="00C378A1" w:rsidP="00837E47">
      <w:pPr>
        <w:pStyle w:val="References"/>
      </w:pPr>
      <w:r>
        <w:rPr>
          <w:rFonts w:ascii="TimesNewRomanPS-ItalicMT" w:hAnsi="TimesNewRomanPS-ItalicMT" w:cs="TimesNewRomanPS-ItalicMT"/>
          <w:i/>
          <w:iCs/>
        </w:rPr>
        <w:t>Title of Standard</w:t>
      </w:r>
      <w:r>
        <w:t>, Standard number, date.</w:t>
      </w:r>
    </w:p>
    <w:p w14:paraId="47CF3AAD" w14:textId="77777777" w:rsidR="00C378A1" w:rsidRDefault="00C378A1" w:rsidP="00C378A1">
      <w:pPr>
        <w:autoSpaceDE w:val="0"/>
        <w:autoSpaceDN w:val="0"/>
        <w:adjustRightInd w:val="0"/>
        <w:rPr>
          <w:rFonts w:ascii="TimesNewRomanPS-ItalicMT" w:hAnsi="TimesNewRomanPS-ItalicMT" w:cs="TimesNewRomanPS-ItalicMT"/>
          <w:i/>
          <w:iCs/>
        </w:rPr>
      </w:pPr>
      <w:r>
        <w:rPr>
          <w:rFonts w:ascii="TimesNewRomanPS-ItalicMT" w:hAnsi="TimesNewRomanPS-ItalicMT" w:cs="TimesNewRomanPS-ItalicMT"/>
          <w:i/>
          <w:iCs/>
        </w:rPr>
        <w:t>Examples:</w:t>
      </w:r>
    </w:p>
    <w:p w14:paraId="740ADE87" w14:textId="15C83CD9" w:rsidR="00C378A1" w:rsidRDefault="00C378A1" w:rsidP="00837E47">
      <w:pPr>
        <w:pStyle w:val="References"/>
        <w:rPr>
          <w:rFonts w:ascii="TimesNewRomanPSMT" w:hAnsi="TimesNewRomanPSMT" w:cs="TimesNewRomanPSMT"/>
        </w:rPr>
      </w:pPr>
      <w:r>
        <w:t>IEEE Criteria for Class IE Electric Systems</w:t>
      </w:r>
      <w:r>
        <w:rPr>
          <w:rFonts w:ascii="TimesNewRomanPSMT" w:hAnsi="TimesNewRomanPSMT" w:cs="TimesNewRomanPSMT"/>
        </w:rPr>
        <w:t>, IEEE Standard 308, 1969.</w:t>
      </w:r>
    </w:p>
    <w:p w14:paraId="53BA40B4" w14:textId="3DD2FF37" w:rsidR="00C378A1" w:rsidRDefault="00C378A1" w:rsidP="00837E47">
      <w:pPr>
        <w:pStyle w:val="References"/>
        <w:rPr>
          <w:rFonts w:ascii="TimesNewRomanPSMT" w:hAnsi="TimesNewRomanPSMT" w:cs="TimesNewRomanPSMT"/>
        </w:rPr>
      </w:pPr>
      <w:r>
        <w:t>Letter Symbols for Quantities</w:t>
      </w:r>
      <w:r>
        <w:rPr>
          <w:rFonts w:ascii="TimesNewRomanPSMT" w:hAnsi="TimesNewRomanPSMT" w:cs="TimesNewRomanPSMT"/>
        </w:rPr>
        <w:t>, ANSI Standard Y10.5-1968.</w:t>
      </w:r>
    </w:p>
    <w:p w14:paraId="3D574E55" w14:textId="2AB89AD0" w:rsidR="00E97402" w:rsidRDefault="00E97402">
      <w:pPr>
        <w:pStyle w:val="FigureCaption"/>
        <w:rPr>
          <w:b/>
          <w:bCs/>
        </w:rPr>
      </w:pPr>
    </w:p>
    <w:p w14:paraId="3CAFC670" w14:textId="77777777" w:rsidR="008E0645" w:rsidRDefault="008E0645">
      <w:pPr>
        <w:pStyle w:val="FigureCaption"/>
        <w:rPr>
          <w:b/>
          <w:bCs/>
        </w:rPr>
      </w:pPr>
    </w:p>
    <w:p w14:paraId="1CA8108E" w14:textId="4AAC7E65" w:rsidR="00C378A1" w:rsidRPr="00CD684F" w:rsidRDefault="008F594A" w:rsidP="00C378A1">
      <w:pPr>
        <w:pStyle w:val="FigureCaption"/>
        <w:rPr>
          <w:sz w:val="20"/>
          <w:szCs w:val="20"/>
        </w:rPr>
      </w:pPr>
      <w:r w:rsidRPr="00CD684F">
        <w:rPr>
          <w:b/>
          <w:bCs/>
          <w:noProof/>
          <w:lang w:val="pt-BR" w:eastAsia="pt-BR"/>
        </w:rPr>
        <w:drawing>
          <wp:anchor distT="0" distB="118745" distL="114300" distR="114300" simplePos="0" relativeHeight="251667456" behindDoc="0" locked="0" layoutInCell="1" allowOverlap="1" wp14:anchorId="42BAC56C" wp14:editId="170FE28F">
            <wp:simplePos x="0" y="0"/>
            <wp:positionH relativeFrom="column">
              <wp:posOffset>3381375</wp:posOffset>
            </wp:positionH>
            <wp:positionV relativeFrom="paragraph">
              <wp:posOffset>1341120</wp:posOffset>
            </wp:positionV>
            <wp:extent cx="914400" cy="11430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3.tif"/>
                    <pic:cNvPicPr/>
                  </pic:nvPicPr>
                  <pic:blipFill>
                    <a:blip r:embed="rId30">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CD684F">
        <w:rPr>
          <w:b/>
          <w:bCs/>
          <w:noProof/>
          <w:lang w:val="pt-BR" w:eastAsia="pt-BR"/>
        </w:rPr>
        <w:drawing>
          <wp:anchor distT="0" distB="0" distL="114300" distR="114300" simplePos="0" relativeHeight="251662336" behindDoc="0" locked="0" layoutInCell="1" allowOverlap="1" wp14:anchorId="292B4081" wp14:editId="5955E1A4">
            <wp:simplePos x="0" y="0"/>
            <wp:positionH relativeFrom="column">
              <wp:posOffset>3810</wp:posOffset>
            </wp:positionH>
            <wp:positionV relativeFrom="paragraph">
              <wp:posOffset>50165</wp:posOffset>
            </wp:positionV>
            <wp:extent cx="914400" cy="117475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2.tif"/>
                    <pic:cNvPicPr/>
                  </pic:nvPicPr>
                  <pic:blipFill>
                    <a:blip r:embed="rId31">
                      <a:extLst>
                        <a:ext uri="{28A0092B-C50C-407E-A947-70E740481C1C}">
                          <a14:useLocalDpi xmlns:a14="http://schemas.microsoft.com/office/drawing/2010/main" val="0"/>
                        </a:ext>
                      </a:extLst>
                    </a:blip>
                    <a:stretch>
                      <a:fillRect/>
                    </a:stretch>
                  </pic:blipFill>
                  <pic:spPr>
                    <a:xfrm>
                      <a:off x="0" y="0"/>
                      <a:ext cx="914400" cy="1174750"/>
                    </a:xfrm>
                    <a:prstGeom prst="rect">
                      <a:avLst/>
                    </a:prstGeom>
                  </pic:spPr>
                </pic:pic>
              </a:graphicData>
            </a:graphic>
            <wp14:sizeRelH relativeFrom="page">
              <wp14:pctWidth>0</wp14:pctWidth>
            </wp14:sizeRelH>
            <wp14:sizeRelV relativeFrom="page">
              <wp14:pctHeight>0</wp14:pctHeight>
            </wp14:sizeRelV>
          </wp:anchor>
        </w:drawing>
      </w:r>
      <w:r w:rsidR="00E97402" w:rsidRPr="00CD684F">
        <w:rPr>
          <w:b/>
          <w:bCs/>
          <w:sz w:val="20"/>
          <w:szCs w:val="20"/>
        </w:rPr>
        <w:t>First A. Author</w:t>
      </w:r>
      <w:r w:rsidR="00E97402" w:rsidRPr="00CD684F">
        <w:rPr>
          <w:sz w:val="20"/>
          <w:szCs w:val="20"/>
        </w:rPr>
        <w:t xml:space="preserve"> (M’76–SM’81–F’87) and the other authors may </w:t>
      </w:r>
      <w:r w:rsidR="00E97402" w:rsidRPr="00CD684F">
        <w:rPr>
          <w:sz w:val="20"/>
          <w:szCs w:val="20"/>
        </w:rPr>
        <w:lastRenderedPageBreak/>
        <w:t>include biographies at the end of regular papers. Biographies are often not included in conference-related papers. This author became a Member (M) of IEEE in 1976, a Se</w:t>
      </w:r>
      <w:r w:rsidR="00E96A3A">
        <w:rPr>
          <w:sz w:val="20"/>
          <w:szCs w:val="20"/>
        </w:rPr>
        <w:t xml:space="preserve">nior Member (SM) in 1981, and a </w:t>
      </w:r>
      <w:r w:rsidR="00E97402" w:rsidRPr="00CD684F">
        <w:rPr>
          <w:sz w:val="20"/>
          <w:szCs w:val="20"/>
        </w:rPr>
        <w:t xml:space="preserve">Fellow (F) in 1987.  The first paragraph may contain a place and/or date of birth (list place, then date). Next, the author’s educational background is listed. The degrees should be listed with type of degree in what field, which institution, city, state, and country, and year </w:t>
      </w:r>
      <w:r w:rsidR="00F751E1">
        <w:rPr>
          <w:sz w:val="20"/>
          <w:szCs w:val="20"/>
        </w:rPr>
        <w:t>t</w:t>
      </w:r>
      <w:r w:rsidR="00C378A1" w:rsidRPr="00CD684F">
        <w:rPr>
          <w:sz w:val="20"/>
          <w:szCs w:val="20"/>
        </w:rPr>
        <w:t xml:space="preserve">he </w:t>
      </w:r>
      <w:r w:rsidR="00E97402" w:rsidRPr="00CD684F">
        <w:rPr>
          <w:sz w:val="20"/>
          <w:szCs w:val="20"/>
        </w:rPr>
        <w:t>degree was earned. The author’s major field of study should be lower-cased.</w:t>
      </w:r>
      <w:r w:rsidR="00C378A1" w:rsidRPr="00CD684F">
        <w:rPr>
          <w:sz w:val="20"/>
          <w:szCs w:val="20"/>
        </w:rPr>
        <w:t xml:space="preserve"> </w:t>
      </w:r>
    </w:p>
    <w:p w14:paraId="18C3CA52" w14:textId="6E5138F9" w:rsidR="00C378A1" w:rsidRPr="00CD684F" w:rsidRDefault="00C378A1" w:rsidP="00F751E1">
      <w:pPr>
        <w:pStyle w:val="FigureCaption"/>
        <w:ind w:firstLine="202"/>
        <w:rPr>
          <w:sz w:val="20"/>
          <w:szCs w:val="20"/>
        </w:rPr>
      </w:pPr>
      <w:r w:rsidRPr="00CD684F">
        <w:rPr>
          <w:sz w:val="20"/>
          <w:szCs w:val="20"/>
        </w:rPr>
        <w:t>The second paragraph uses the pronoun of the person (he or she) and not the author’s last name. It lists military and work experience, including summer and fellowship jobs. Job titles are capitalized. The current job must have a location; previous positions may be listed without one. Information concerning previous publications may be included. Try not to list more than three books or published articles. The format for listing publishers of a book within the biography is: title of book (city, state: publisher name, year) similar to a reference. Current and previous research interests end the paragraph.</w:t>
      </w:r>
    </w:p>
    <w:p w14:paraId="19A99CF5" w14:textId="77777777" w:rsidR="00B65BD3" w:rsidRDefault="00C378A1" w:rsidP="00E96A3A">
      <w:pPr>
        <w:pStyle w:val="FigureCaption"/>
        <w:rPr>
          <w:sz w:val="20"/>
          <w:szCs w:val="20"/>
        </w:rPr>
      </w:pPr>
      <w:r w:rsidRPr="00CD684F">
        <w:rPr>
          <w:sz w:val="20"/>
          <w:szCs w:val="20"/>
        </w:rPr>
        <w:tab/>
        <w:t xml:space="preserve">The third paragraph begins with the author’s title and last name (e.g., Dr. Smith, Prof. Jones, Mr. </w:t>
      </w:r>
      <w:proofErr w:type="spellStart"/>
      <w:r w:rsidRPr="00CD684F">
        <w:rPr>
          <w:sz w:val="20"/>
          <w:szCs w:val="20"/>
        </w:rPr>
        <w:t>Kajor</w:t>
      </w:r>
      <w:proofErr w:type="spellEnd"/>
      <w:r w:rsidRPr="00CD684F">
        <w:rPr>
          <w:sz w:val="20"/>
          <w:szCs w:val="20"/>
        </w:rPr>
        <w:t>, Ms. Hunter). List any memberships in professional societies other than the IEEE. Finally, list any awards and work for IEEE committees and publications.  If a photograph is provided, the biography will be indented around it. The photograph is placed at the top left of the biography, and should be of good quality, professional-looking, and black and white (see above example). Personal hobbies will be deleted from the biography. Following are two examples of an author’s biograph</w:t>
      </w:r>
      <w:r w:rsidR="00104BB0" w:rsidRPr="00CD684F">
        <w:rPr>
          <w:sz w:val="20"/>
          <w:szCs w:val="20"/>
        </w:rPr>
        <w:t>y.</w:t>
      </w:r>
    </w:p>
    <w:p w14:paraId="155CB064" w14:textId="77777777" w:rsidR="00B65BD3" w:rsidRDefault="00B65BD3" w:rsidP="00E96A3A">
      <w:pPr>
        <w:pStyle w:val="FigureCaption"/>
        <w:rPr>
          <w:sz w:val="20"/>
          <w:szCs w:val="20"/>
        </w:rPr>
      </w:pPr>
    </w:p>
    <w:p w14:paraId="1FE7AEA4" w14:textId="77777777" w:rsidR="00B65BD3" w:rsidRDefault="00B65BD3" w:rsidP="00E96A3A">
      <w:pPr>
        <w:pStyle w:val="FigureCaption"/>
        <w:rPr>
          <w:sz w:val="20"/>
          <w:szCs w:val="20"/>
        </w:rPr>
      </w:pPr>
    </w:p>
    <w:p w14:paraId="162399E7" w14:textId="4F3E3A3C" w:rsidR="00B65BD3" w:rsidRDefault="00B65BD3" w:rsidP="00E96A3A">
      <w:pPr>
        <w:pStyle w:val="FigureCaption"/>
        <w:rPr>
          <w:sz w:val="20"/>
          <w:szCs w:val="20"/>
        </w:rPr>
      </w:pPr>
    </w:p>
    <w:p w14:paraId="6ED401F7" w14:textId="77777777" w:rsidR="00B65BD3" w:rsidRDefault="00B65BD3" w:rsidP="00E96A3A">
      <w:pPr>
        <w:pStyle w:val="FigureCaption"/>
        <w:rPr>
          <w:sz w:val="20"/>
          <w:szCs w:val="20"/>
        </w:rPr>
      </w:pPr>
    </w:p>
    <w:p w14:paraId="1945037B" w14:textId="1AF71E93" w:rsidR="00E96A3A" w:rsidRPr="00E96A3A" w:rsidRDefault="00E96A3A" w:rsidP="00E96A3A">
      <w:pPr>
        <w:pStyle w:val="FigureCaption"/>
        <w:rPr>
          <w:sz w:val="20"/>
          <w:szCs w:val="20"/>
        </w:rPr>
      </w:pPr>
      <w:r>
        <w:rPr>
          <w:b/>
          <w:bCs/>
        </w:rPr>
        <w:br/>
      </w:r>
    </w:p>
    <w:p w14:paraId="1F0D5BDB" w14:textId="1984F9B4" w:rsidR="00693D5D" w:rsidRPr="00CD684F" w:rsidRDefault="008F594A" w:rsidP="00693D5D">
      <w:pPr>
        <w:adjustRightInd w:val="0"/>
        <w:jc w:val="both"/>
      </w:pPr>
      <w:r w:rsidRPr="00CD684F">
        <w:rPr>
          <w:b/>
          <w:bCs/>
          <w:noProof/>
          <w:lang w:val="pt-BR" w:eastAsia="pt-BR"/>
        </w:rPr>
        <w:drawing>
          <wp:anchor distT="0" distB="0" distL="114300" distR="114300" simplePos="0" relativeHeight="251665408" behindDoc="0" locked="0" layoutInCell="1" allowOverlap="1" wp14:anchorId="56C5A687" wp14:editId="18D79DBA">
            <wp:simplePos x="0" y="0"/>
            <wp:positionH relativeFrom="column">
              <wp:posOffset>-1905</wp:posOffset>
            </wp:positionH>
            <wp:positionV relativeFrom="paragraph">
              <wp:posOffset>1270</wp:posOffset>
            </wp:positionV>
            <wp:extent cx="914400" cy="11430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1.tif"/>
                    <pic:cNvPicPr/>
                  </pic:nvPicPr>
                  <pic:blipFill>
                    <a:blip r:embed="rId32">
                      <a:extLst>
                        <a:ext uri="{28A0092B-C50C-407E-A947-70E740481C1C}">
                          <a14:useLocalDpi xmlns:a14="http://schemas.microsoft.com/office/drawing/2010/main" val="0"/>
                        </a:ext>
                      </a:extLst>
                    </a:blip>
                    <a:stretch>
                      <a:fillRect/>
                    </a:stretch>
                  </pic:blipFill>
                  <pic:spPr>
                    <a:xfrm>
                      <a:off x="0" y="0"/>
                      <a:ext cx="914400" cy="1143000"/>
                    </a:xfrm>
                    <a:prstGeom prst="rect">
                      <a:avLst/>
                    </a:prstGeom>
                  </pic:spPr>
                </pic:pic>
              </a:graphicData>
            </a:graphic>
            <wp14:sizeRelH relativeFrom="page">
              <wp14:pctWidth>0</wp14:pctWidth>
            </wp14:sizeRelH>
            <wp14:sizeRelV relativeFrom="page">
              <wp14:pctHeight>0</wp14:pctHeight>
            </wp14:sizeRelV>
          </wp:anchor>
        </w:drawing>
      </w:r>
      <w:r w:rsidR="00693D5D" w:rsidRPr="00CD684F">
        <w:rPr>
          <w:b/>
          <w:bCs/>
        </w:rPr>
        <w:t>Second B. Author</w:t>
      </w:r>
      <w:r w:rsidR="00693D5D" w:rsidRPr="00CD684F">
        <w:t xml:space="preserve"> </w:t>
      </w:r>
      <w:r w:rsidR="00693D5D" w:rsidRPr="00CD684F">
        <w:rPr>
          <w:rFonts w:ascii="Times-Roman" w:hAnsi="Times-Roman" w:cs="Times-Roman"/>
        </w:rPr>
        <w:t>was born in Greenwich Village, New York City, in 1977. He received the B.S. and M.S. degrees in aerospace engineering from the University of Virginia, Charlottesville, in 2001 and the Ph.D. degree in mechanical engineering from Drexel University, Philadelphia, PA, in 2008.</w:t>
      </w:r>
    </w:p>
    <w:p w14:paraId="3715805B" w14:textId="77777777" w:rsidR="00693D5D" w:rsidRPr="00CD684F" w:rsidRDefault="00693D5D" w:rsidP="00693D5D">
      <w:pPr>
        <w:autoSpaceDE w:val="0"/>
        <w:autoSpaceDN w:val="0"/>
        <w:adjustRightInd w:val="0"/>
        <w:jc w:val="both"/>
        <w:rPr>
          <w:rFonts w:ascii="Times-Roman" w:hAnsi="Times-Roman" w:cs="Times-Roman"/>
        </w:rPr>
      </w:pPr>
      <w:r w:rsidRPr="00CD684F">
        <w:rPr>
          <w:rFonts w:ascii="Times-Roman" w:hAnsi="Times-Roman" w:cs="Times-Roman"/>
        </w:rPr>
        <w:t xml:space="preserve">    From 2001 to 2004, he was a Research Assistant with the Princeton Plasma Physics Laboratory. Since 2009, he has been an Assistant Professor with the Mechanical Engineering </w:t>
      </w:r>
      <w:r w:rsidRPr="00CD684F">
        <w:rPr>
          <w:rFonts w:ascii="Times-Roman" w:hAnsi="Times-Roman" w:cs="Times-Roman"/>
        </w:rPr>
        <w:t xml:space="preserve">Department, Texas A&amp;M University, College Station. He is the author of three books, more than 150 articles, and more than 70 inventions. His research interests include high-pressure and high-density nonthermal plasma discharge processes and applications, microscale plasma discharges, discharges in liquids, spectroscopic diagnostics, plasma propulsion, and innovation plasma applications. He is an Associate Editor of the journal </w:t>
      </w:r>
      <w:r w:rsidRPr="00CD684F">
        <w:rPr>
          <w:rFonts w:ascii="Times-Italic" w:hAnsi="Times-Italic" w:cs="Times-Italic"/>
          <w:i/>
          <w:iCs/>
        </w:rPr>
        <w:t>Earth</w:t>
      </w:r>
      <w:r w:rsidRPr="00CD684F">
        <w:rPr>
          <w:rFonts w:ascii="Times-Roman" w:hAnsi="Times-Roman" w:cs="Times-Roman"/>
        </w:rPr>
        <w:t xml:space="preserve">, </w:t>
      </w:r>
      <w:r w:rsidRPr="00CD684F">
        <w:rPr>
          <w:rFonts w:ascii="Times-Italic" w:hAnsi="Times-Italic" w:cs="Times-Italic"/>
          <w:i/>
          <w:iCs/>
        </w:rPr>
        <w:t>Moon</w:t>
      </w:r>
      <w:r w:rsidRPr="00CD684F">
        <w:rPr>
          <w:rFonts w:ascii="Times-Roman" w:hAnsi="Times-Roman" w:cs="Times-Roman"/>
        </w:rPr>
        <w:t xml:space="preserve">, </w:t>
      </w:r>
      <w:r w:rsidRPr="00CD684F">
        <w:rPr>
          <w:rFonts w:ascii="Times-Italic" w:hAnsi="Times-Italic" w:cs="Times-Italic"/>
          <w:i/>
          <w:iCs/>
        </w:rPr>
        <w:t>Planets</w:t>
      </w:r>
      <w:r w:rsidRPr="00CD684F">
        <w:rPr>
          <w:rFonts w:ascii="Times-Roman" w:hAnsi="Times-Roman" w:cs="Times-Roman"/>
        </w:rPr>
        <w:t xml:space="preserve">, and holds two patents. </w:t>
      </w:r>
    </w:p>
    <w:p w14:paraId="777F0CAE" w14:textId="4ED889ED" w:rsidR="00E96A3A" w:rsidRDefault="00693D5D" w:rsidP="00837E47">
      <w:pPr>
        <w:autoSpaceDE w:val="0"/>
        <w:autoSpaceDN w:val="0"/>
        <w:adjustRightInd w:val="0"/>
        <w:jc w:val="both"/>
        <w:rPr>
          <w:rFonts w:ascii="Times-Roman" w:hAnsi="Times-Roman" w:cs="Times-Roman"/>
        </w:rPr>
      </w:pPr>
      <w:r w:rsidRPr="00CD684F">
        <w:rPr>
          <w:rFonts w:ascii="Times-Roman" w:hAnsi="Times-Roman" w:cs="Times-Roman"/>
        </w:rPr>
        <w:t xml:space="preserve">   Mr. Author was a recipient of the International Association of Geomagnetism and </w:t>
      </w:r>
      <w:proofErr w:type="spellStart"/>
      <w:r w:rsidRPr="00CD684F">
        <w:rPr>
          <w:rFonts w:ascii="Times-Roman" w:hAnsi="Times-Roman" w:cs="Times-Roman"/>
        </w:rPr>
        <w:t>Aeronomy</w:t>
      </w:r>
      <w:proofErr w:type="spellEnd"/>
      <w:r w:rsidRPr="00CD684F">
        <w:rPr>
          <w:rFonts w:ascii="Times-Roman" w:hAnsi="Times-Roman" w:cs="Times-Roman"/>
        </w:rPr>
        <w:t xml:space="preserve"> Young Scientist Award for Excellence in 2008, the IEEE Electromagnetic Compatibility Society Best Symposium Paper Award in 2011, and the American Geophysical Union Outstanding Student Paper Award in Fall 2005.</w:t>
      </w:r>
    </w:p>
    <w:p w14:paraId="7DFC8F6E" w14:textId="77777777" w:rsidR="00B65BD3" w:rsidRDefault="00B65BD3" w:rsidP="00837E47">
      <w:pPr>
        <w:autoSpaceDE w:val="0"/>
        <w:autoSpaceDN w:val="0"/>
        <w:adjustRightInd w:val="0"/>
        <w:jc w:val="both"/>
        <w:rPr>
          <w:rFonts w:ascii="Times-Roman" w:hAnsi="Times-Roman" w:cs="Times-Roman"/>
        </w:rPr>
      </w:pPr>
    </w:p>
    <w:p w14:paraId="5D177A7A" w14:textId="77777777" w:rsidR="00B65BD3" w:rsidRDefault="00B65BD3" w:rsidP="00837E47">
      <w:pPr>
        <w:autoSpaceDE w:val="0"/>
        <w:autoSpaceDN w:val="0"/>
        <w:adjustRightInd w:val="0"/>
        <w:jc w:val="both"/>
        <w:rPr>
          <w:rFonts w:ascii="Times-Roman" w:hAnsi="Times-Roman" w:cs="Times-Roman"/>
        </w:rPr>
      </w:pPr>
    </w:p>
    <w:p w14:paraId="68C27C66" w14:textId="77777777" w:rsidR="00B65BD3" w:rsidRDefault="00B65BD3" w:rsidP="00837E47">
      <w:pPr>
        <w:autoSpaceDE w:val="0"/>
        <w:autoSpaceDN w:val="0"/>
        <w:adjustRightInd w:val="0"/>
        <w:jc w:val="both"/>
        <w:rPr>
          <w:rFonts w:ascii="Times-Roman" w:hAnsi="Times-Roman" w:cs="Times-Roman"/>
        </w:rPr>
      </w:pPr>
    </w:p>
    <w:p w14:paraId="082B4C58" w14:textId="77777777" w:rsidR="00B65BD3" w:rsidRDefault="00B65BD3" w:rsidP="00837E47">
      <w:pPr>
        <w:autoSpaceDE w:val="0"/>
        <w:autoSpaceDN w:val="0"/>
        <w:adjustRightInd w:val="0"/>
        <w:jc w:val="both"/>
        <w:rPr>
          <w:rFonts w:ascii="Times-Roman" w:hAnsi="Times-Roman" w:cs="Times-Roman"/>
        </w:rPr>
      </w:pPr>
    </w:p>
    <w:p w14:paraId="001C860B" w14:textId="3400580D" w:rsidR="00B65BD3" w:rsidRDefault="00B65BD3" w:rsidP="00837E47">
      <w:pPr>
        <w:autoSpaceDE w:val="0"/>
        <w:autoSpaceDN w:val="0"/>
        <w:adjustRightInd w:val="0"/>
        <w:jc w:val="both"/>
        <w:rPr>
          <w:rFonts w:ascii="Times-Roman" w:hAnsi="Times-Roman" w:cs="Times-Roman"/>
        </w:rPr>
      </w:pPr>
    </w:p>
    <w:p w14:paraId="614EFEB4" w14:textId="532B997F" w:rsidR="00B65BD3" w:rsidRPr="008E0645" w:rsidRDefault="00B65BD3" w:rsidP="00837E47">
      <w:pPr>
        <w:autoSpaceDE w:val="0"/>
        <w:autoSpaceDN w:val="0"/>
        <w:adjustRightInd w:val="0"/>
        <w:jc w:val="both"/>
        <w:rPr>
          <w:rFonts w:ascii="Times-Roman" w:hAnsi="Times-Roman" w:cs="Times-Roman"/>
        </w:rPr>
      </w:pPr>
    </w:p>
    <w:p w14:paraId="630DD174" w14:textId="081AFF28" w:rsidR="00E96A3A" w:rsidRPr="00CD684F" w:rsidRDefault="00E96A3A" w:rsidP="00E96A3A">
      <w:pPr>
        <w:adjustRightInd w:val="0"/>
        <w:jc w:val="both"/>
        <w:rPr>
          <w:rFonts w:ascii="Times-Roman" w:hAnsi="Times-Roman" w:cs="Times-Roman"/>
        </w:rPr>
      </w:pPr>
      <w:r w:rsidRPr="00CD684F">
        <w:rPr>
          <w:b/>
          <w:bCs/>
        </w:rPr>
        <w:t>Third C. Author, Jr. (M’87)</w:t>
      </w:r>
      <w:r w:rsidRPr="00CD684F">
        <w:t xml:space="preserve"> </w:t>
      </w:r>
      <w:r w:rsidRPr="00CD684F">
        <w:rPr>
          <w:rFonts w:ascii="Times-Roman" w:hAnsi="Times-Roman" w:cs="Times-Roman"/>
        </w:rPr>
        <w:t>received the B.S. degree in mechanical engineering from National Chung Cheng University, Chiayi, Taiwan, in 2004 and the M.S. degree in mechanical engineering from National Tsing Hua University, Hsinchu, Taiwan, in 2006. He is currently pursuing the Ph.D. degree in mechanical engineering at Texas A&amp;M University, College Station.</w:t>
      </w:r>
    </w:p>
    <w:p w14:paraId="2429339F" w14:textId="77777777" w:rsidR="00E96A3A" w:rsidRPr="00CD684F" w:rsidRDefault="00E96A3A" w:rsidP="00E96A3A">
      <w:pPr>
        <w:adjustRightInd w:val="0"/>
        <w:jc w:val="both"/>
        <w:rPr>
          <w:rFonts w:ascii="Times-Roman" w:hAnsi="Times-Roman" w:cs="Times-Roman"/>
        </w:rPr>
      </w:pPr>
      <w:r w:rsidRPr="00CD684F">
        <w:rPr>
          <w:rFonts w:ascii="Times-Roman" w:hAnsi="Times-Roman" w:cs="Times-Roman"/>
        </w:rPr>
        <w:t xml:space="preserve">    From 2008 to 2009, he was a Research Assistant with the Institute of Physics, Academia </w:t>
      </w:r>
      <w:proofErr w:type="spellStart"/>
      <w:r w:rsidRPr="00CD684F">
        <w:rPr>
          <w:rFonts w:ascii="Times-Roman" w:hAnsi="Times-Roman" w:cs="Times-Roman"/>
        </w:rPr>
        <w:t>Sinica</w:t>
      </w:r>
      <w:proofErr w:type="spellEnd"/>
      <w:r w:rsidRPr="00CD684F">
        <w:rPr>
          <w:rFonts w:ascii="Times-Roman" w:hAnsi="Times-Roman" w:cs="Times-Roman"/>
        </w:rPr>
        <w:t xml:space="preserve">, </w:t>
      </w:r>
      <w:proofErr w:type="spellStart"/>
      <w:r w:rsidRPr="00CD684F">
        <w:rPr>
          <w:rFonts w:ascii="Times-Roman" w:hAnsi="Times-Roman" w:cs="Times-Roman"/>
        </w:rPr>
        <w:t>Tapei</w:t>
      </w:r>
      <w:proofErr w:type="spellEnd"/>
      <w:r w:rsidRPr="00CD684F">
        <w:rPr>
          <w:rFonts w:ascii="Times-Roman" w:hAnsi="Times-Roman" w:cs="Times-Roman"/>
        </w:rPr>
        <w:t>, Taiwan. His research interest includes the development of surface processing and biological/medical treatment techniques using nonthermal atmospheric pressure plasmas, fundamental study of plasma sources, and fabrication of micro- or nanostructured surfaces.</w:t>
      </w:r>
    </w:p>
    <w:p w14:paraId="7255DD0B" w14:textId="5BAE247D" w:rsidR="00E96A3A" w:rsidRDefault="00E96A3A" w:rsidP="00E96A3A">
      <w:pPr>
        <w:autoSpaceDE w:val="0"/>
        <w:autoSpaceDN w:val="0"/>
        <w:adjustRightInd w:val="0"/>
        <w:jc w:val="both"/>
        <w:rPr>
          <w:rFonts w:ascii="Times-Roman" w:hAnsi="Times-Roman" w:cs="Times-Roman"/>
        </w:rPr>
      </w:pPr>
      <w:r w:rsidRPr="00CD684F">
        <w:rPr>
          <w:rFonts w:ascii="Times-Roman" w:hAnsi="Times-Roman" w:cs="Times-Roman"/>
        </w:rPr>
        <w:t xml:space="preserve">   Mr. Author’s awards and honors include the Frew Fellowship (Australian Academy of Science), the I. I. Rabi Prize (APS), the European Frequency and Time Forum Award, the Carl Zeiss Research Award, the William F. Meggers Award and the Adolph Lomb Medal (OSA).</w:t>
      </w:r>
    </w:p>
    <w:p w14:paraId="70515DD5" w14:textId="77777777" w:rsidR="008F594A" w:rsidRDefault="008F594A" w:rsidP="00E96A3A">
      <w:pPr>
        <w:autoSpaceDE w:val="0"/>
        <w:autoSpaceDN w:val="0"/>
        <w:adjustRightInd w:val="0"/>
        <w:jc w:val="both"/>
        <w:rPr>
          <w:rFonts w:ascii="Times-Roman" w:hAnsi="Times-Roman" w:cs="Times-Roman"/>
        </w:rPr>
      </w:pPr>
    </w:p>
    <w:p w14:paraId="7C89B6FA" w14:textId="77777777" w:rsidR="008F594A" w:rsidRDefault="008F594A" w:rsidP="00E96A3A">
      <w:pPr>
        <w:autoSpaceDE w:val="0"/>
        <w:autoSpaceDN w:val="0"/>
        <w:adjustRightInd w:val="0"/>
        <w:jc w:val="both"/>
        <w:rPr>
          <w:rFonts w:ascii="Times-Roman" w:hAnsi="Times-Roman" w:cs="Times-Roman"/>
        </w:rPr>
      </w:pPr>
    </w:p>
    <w:p w14:paraId="4A3D85BD" w14:textId="77777777" w:rsidR="008F594A" w:rsidRDefault="008F594A" w:rsidP="00E96A3A">
      <w:pPr>
        <w:autoSpaceDE w:val="0"/>
        <w:autoSpaceDN w:val="0"/>
        <w:adjustRightInd w:val="0"/>
        <w:jc w:val="both"/>
        <w:rPr>
          <w:rFonts w:ascii="Times-Roman" w:hAnsi="Times-Roman" w:cs="Times-Roman"/>
        </w:rPr>
      </w:pPr>
    </w:p>
    <w:p w14:paraId="77365783" w14:textId="6AF9F5B8"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7AC8232A" w14:textId="513C280E" w:rsidR="008F594A" w:rsidRDefault="008F594A" w:rsidP="00E96A3A">
      <w:pPr>
        <w:autoSpaceDE w:val="0"/>
        <w:autoSpaceDN w:val="0"/>
        <w:adjustRightInd w:val="0"/>
        <w:jc w:val="both"/>
        <w:rPr>
          <w:rFonts w:ascii="Times-Roman" w:hAnsi="Times-Roman" w:cs="Times-Roman"/>
        </w:rPr>
      </w:pPr>
      <w:r>
        <w:rPr>
          <w:rFonts w:ascii="Times-Roman" w:hAnsi="Times-Roman" w:cs="Times-Roman"/>
        </w:rPr>
        <w:t xml:space="preserve">   </w:t>
      </w:r>
    </w:p>
    <w:p w14:paraId="1254909A" w14:textId="163E8A30" w:rsidR="008F594A" w:rsidRPr="00837E47" w:rsidRDefault="008F594A" w:rsidP="00E96A3A">
      <w:pPr>
        <w:autoSpaceDE w:val="0"/>
        <w:autoSpaceDN w:val="0"/>
        <w:adjustRightInd w:val="0"/>
        <w:jc w:val="both"/>
        <w:rPr>
          <w:rFonts w:ascii="Times-Roman" w:hAnsi="Times-Roman" w:cs="Times-Roman"/>
        </w:rPr>
        <w:sectPr w:rsidR="008F594A" w:rsidRPr="00837E47" w:rsidSect="00837E47">
          <w:headerReference w:type="default" r:id="rId33"/>
          <w:type w:val="continuous"/>
          <w:pgSz w:w="12240" w:h="15840" w:code="1"/>
          <w:pgMar w:top="1008" w:right="936" w:bottom="1008" w:left="936" w:header="432" w:footer="432" w:gutter="0"/>
          <w:cols w:num="2" w:space="288"/>
        </w:sectPr>
      </w:pPr>
      <w:r>
        <w:rPr>
          <w:rFonts w:ascii="Times-Roman" w:hAnsi="Times-Roman" w:cs="Times-Roman"/>
        </w:rPr>
        <w:t xml:space="preserve"> </w:t>
      </w:r>
    </w:p>
    <w:p w14:paraId="36F86F84" w14:textId="3396C78B" w:rsidR="0037551B" w:rsidRPr="00CD684F" w:rsidRDefault="0037551B" w:rsidP="009F40FB">
      <w:pPr>
        <w:pStyle w:val="FigureCaption"/>
        <w:rPr>
          <w:sz w:val="20"/>
          <w:szCs w:val="20"/>
        </w:rPr>
      </w:pPr>
    </w:p>
    <w:sectPr w:rsidR="0037551B" w:rsidRPr="00CD684F" w:rsidSect="00143F2E">
      <w:type w:val="continuous"/>
      <w:pgSz w:w="12240" w:h="15840" w:code="1"/>
      <w:pgMar w:top="1008" w:right="936" w:bottom="1008" w:left="936" w:header="432" w:footer="432" w:gutter="0"/>
      <w:cols w:num="2"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38F36F" w14:textId="77777777" w:rsidR="003A0409" w:rsidRDefault="003A0409">
      <w:r>
        <w:separator/>
      </w:r>
    </w:p>
  </w:endnote>
  <w:endnote w:type="continuationSeparator" w:id="0">
    <w:p w14:paraId="42BD0891" w14:textId="77777777" w:rsidR="003A0409" w:rsidRDefault="003A0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Baskerville">
    <w:charset w:val="00"/>
    <w:family w:val="auto"/>
    <w:pitch w:val="variable"/>
    <w:sig w:usb0="80000063" w:usb1="00000000" w:usb2="00000000" w:usb3="00000000" w:csb0="000001FB"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MS Mincho">
    <w:altName w:val="ＭＳ 明朝"/>
    <w:panose1 w:val="02020609040205080304"/>
    <w:charset w:val="80"/>
    <w:family w:val="roman"/>
    <w:pitch w:val="fixed"/>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Italic">
    <w:altName w:val="Verdana"/>
    <w:panose1 w:val="00000000000000000000"/>
    <w:charset w:val="4D"/>
    <w:family w:val="auto"/>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TimesNewRomanPS-ItalicMT">
    <w:altName w:val="Times New Roman"/>
    <w:panose1 w:val="00000000000000000000"/>
    <w:charset w:val="00"/>
    <w:family w:val="roman"/>
    <w:notTrueType/>
    <w:pitch w:val="default"/>
    <w:sig w:usb0="00000003" w:usb1="00000000" w:usb2="00000000" w:usb3="00000000" w:csb0="00000001" w:csb1="00000000"/>
  </w:font>
  <w:font w:name="TimesNewRomanPSMT">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 w:name="Times-Italic">
    <w:altName w:val="Times New Roman"/>
    <w:panose1 w:val="00000000000000000000"/>
    <w:charset w:val="00"/>
    <w:family w:val="roman"/>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52B1E9" w14:textId="77777777" w:rsidR="003A0409" w:rsidRDefault="003A0409"/>
  </w:footnote>
  <w:footnote w:type="continuationSeparator" w:id="0">
    <w:p w14:paraId="06870D34" w14:textId="77777777" w:rsidR="003A0409" w:rsidRDefault="003A0409">
      <w:r>
        <w:continuationSeparator/>
      </w:r>
    </w:p>
  </w:footnote>
  <w:footnote w:id="1">
    <w:p w14:paraId="3BB80BC9" w14:textId="791E436B" w:rsidR="00AC51F8" w:rsidRDefault="00AC51F8" w:rsidP="0090608B">
      <w:pPr>
        <w:pStyle w:val="Textodenotaderodap"/>
        <w:ind w:firstLine="0"/>
      </w:pPr>
    </w:p>
  </w:footnote>
  <w:footnote w:id="2">
    <w:p w14:paraId="5525955B" w14:textId="77777777" w:rsidR="00AC51F8" w:rsidRDefault="00AC51F8" w:rsidP="00C075EF">
      <w:pPr>
        <w:pStyle w:val="Textodenotaderodap"/>
      </w:pPr>
      <w:r>
        <w:rPr>
          <w:rStyle w:val="Refdenotaderodap"/>
        </w:rPr>
        <w:footnoteRef/>
      </w:r>
      <w:r>
        <w:t>It is recommended that footnotes be avoided (except for the unnumbered footnote with the receipt date on the first page). Instead, try to integrate the footnote information into the text.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20A553" w14:textId="28FABC34" w:rsidR="00AC51F8" w:rsidRDefault="00AC51F8">
    <w:pPr>
      <w:framePr w:wrap="auto" w:vAnchor="text" w:hAnchor="margin" w:xAlign="right" w:y="1"/>
    </w:pPr>
    <w:r>
      <w:fldChar w:fldCharType="begin"/>
    </w:r>
    <w:r>
      <w:instrText xml:space="preserve">PAGE  </w:instrText>
    </w:r>
    <w:r>
      <w:fldChar w:fldCharType="separate"/>
    </w:r>
    <w:r w:rsidR="000C7304">
      <w:rPr>
        <w:noProof/>
      </w:rPr>
      <w:t>3</w:t>
    </w:r>
    <w:r>
      <w:fldChar w:fldCharType="end"/>
    </w:r>
  </w:p>
  <w:p w14:paraId="2D5740AD" w14:textId="77777777" w:rsidR="00AC51F8" w:rsidRDefault="00AC51F8">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F2764B92"/>
    <w:lvl w:ilvl="0">
      <w:start w:val="1"/>
      <w:numFmt w:val="upperRoman"/>
      <w:pStyle w:val="Ttulo1"/>
      <w:lvlText w:val="%1."/>
      <w:legacy w:legacy="1" w:legacySpace="144" w:legacyIndent="144"/>
      <w:lvlJc w:val="left"/>
      <w:rPr>
        <w:lang w:val="pt-BR"/>
      </w:rPr>
    </w:lvl>
    <w:lvl w:ilvl="1">
      <w:start w:val="1"/>
      <w:numFmt w:val="upperLetter"/>
      <w:pStyle w:val="Ttulo2"/>
      <w:lvlText w:val="%2."/>
      <w:legacy w:legacy="1" w:legacySpace="144" w:legacyIndent="144"/>
      <w:lvlJc w:val="left"/>
      <w:rPr>
        <w:b w:val="0"/>
        <w:lang w:val="pt-BR"/>
      </w:rPr>
    </w:lvl>
    <w:lvl w:ilvl="2">
      <w:start w:val="1"/>
      <w:numFmt w:val="decimal"/>
      <w:pStyle w:val="Ttulo3"/>
      <w:lvlText w:val="%3)"/>
      <w:legacy w:legacy="1" w:legacySpace="144" w:legacyIndent="144"/>
      <w:lvlJc w:val="left"/>
      <w:rPr>
        <w:i/>
      </w:rPr>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4"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5"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7"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9"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0"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2"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4"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5"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26"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6"/>
  </w:num>
  <w:num w:numId="3">
    <w:abstractNumId w:val="16"/>
    <w:lvlOverride w:ilvl="0">
      <w:lvl w:ilvl="0">
        <w:start w:val="1"/>
        <w:numFmt w:val="decimal"/>
        <w:lvlText w:val="%1."/>
        <w:legacy w:legacy="1" w:legacySpace="0" w:legacyIndent="360"/>
        <w:lvlJc w:val="left"/>
        <w:pPr>
          <w:ind w:left="360" w:hanging="360"/>
        </w:pPr>
      </w:lvl>
    </w:lvlOverride>
  </w:num>
  <w:num w:numId="4">
    <w:abstractNumId w:val="16"/>
    <w:lvlOverride w:ilvl="0">
      <w:lvl w:ilvl="0">
        <w:start w:val="1"/>
        <w:numFmt w:val="decimal"/>
        <w:lvlText w:val="%1."/>
        <w:legacy w:legacy="1" w:legacySpace="0" w:legacyIndent="360"/>
        <w:lvlJc w:val="left"/>
        <w:pPr>
          <w:ind w:left="360" w:hanging="360"/>
        </w:pPr>
      </w:lvl>
    </w:lvlOverride>
  </w:num>
  <w:num w:numId="5">
    <w:abstractNumId w:val="16"/>
    <w:lvlOverride w:ilvl="0">
      <w:lvl w:ilvl="0">
        <w:start w:val="1"/>
        <w:numFmt w:val="decimal"/>
        <w:lvlText w:val="%1."/>
        <w:legacy w:legacy="1" w:legacySpace="0" w:legacyIndent="360"/>
        <w:lvlJc w:val="left"/>
        <w:pPr>
          <w:ind w:left="360" w:hanging="360"/>
        </w:pPr>
      </w:lvl>
    </w:lvlOverride>
  </w:num>
  <w:num w:numId="6">
    <w:abstractNumId w:val="21"/>
  </w:num>
  <w:num w:numId="7">
    <w:abstractNumId w:val="21"/>
    <w:lvlOverride w:ilvl="0">
      <w:lvl w:ilvl="0">
        <w:start w:val="1"/>
        <w:numFmt w:val="decimal"/>
        <w:lvlText w:val="%1."/>
        <w:legacy w:legacy="1" w:legacySpace="0" w:legacyIndent="360"/>
        <w:lvlJc w:val="left"/>
        <w:pPr>
          <w:ind w:left="360" w:hanging="360"/>
        </w:pPr>
      </w:lvl>
    </w:lvlOverride>
  </w:num>
  <w:num w:numId="8">
    <w:abstractNumId w:val="21"/>
    <w:lvlOverride w:ilvl="0">
      <w:lvl w:ilvl="0">
        <w:start w:val="1"/>
        <w:numFmt w:val="decimal"/>
        <w:lvlText w:val="%1."/>
        <w:legacy w:legacy="1" w:legacySpace="0" w:legacyIndent="360"/>
        <w:lvlJc w:val="left"/>
        <w:pPr>
          <w:ind w:left="360" w:hanging="360"/>
        </w:pPr>
      </w:lvl>
    </w:lvlOverride>
  </w:num>
  <w:num w:numId="9">
    <w:abstractNumId w:val="21"/>
    <w:lvlOverride w:ilvl="0">
      <w:lvl w:ilvl="0">
        <w:start w:val="1"/>
        <w:numFmt w:val="decimal"/>
        <w:lvlText w:val="%1."/>
        <w:legacy w:legacy="1" w:legacySpace="0" w:legacyIndent="360"/>
        <w:lvlJc w:val="left"/>
        <w:pPr>
          <w:ind w:left="360" w:hanging="360"/>
        </w:pPr>
      </w:lvl>
    </w:lvlOverride>
  </w:num>
  <w:num w:numId="10">
    <w:abstractNumId w:val="21"/>
    <w:lvlOverride w:ilvl="0">
      <w:lvl w:ilvl="0">
        <w:start w:val="1"/>
        <w:numFmt w:val="decimal"/>
        <w:lvlText w:val="%1."/>
        <w:legacy w:legacy="1" w:legacySpace="0" w:legacyIndent="360"/>
        <w:lvlJc w:val="left"/>
        <w:pPr>
          <w:ind w:left="360" w:hanging="360"/>
        </w:pPr>
      </w:lvl>
    </w:lvlOverride>
  </w:num>
  <w:num w:numId="11">
    <w:abstractNumId w:val="21"/>
    <w:lvlOverride w:ilvl="0">
      <w:lvl w:ilvl="0">
        <w:start w:val="1"/>
        <w:numFmt w:val="decimal"/>
        <w:lvlText w:val="%1."/>
        <w:legacy w:legacy="1" w:legacySpace="0" w:legacyIndent="360"/>
        <w:lvlJc w:val="left"/>
        <w:pPr>
          <w:ind w:left="360" w:hanging="360"/>
        </w:pPr>
      </w:lvl>
    </w:lvlOverride>
  </w:num>
  <w:num w:numId="12">
    <w:abstractNumId w:val="18"/>
  </w:num>
  <w:num w:numId="13">
    <w:abstractNumId w:val="13"/>
  </w:num>
  <w:num w:numId="14">
    <w:abstractNumId w:val="24"/>
  </w:num>
  <w:num w:numId="15">
    <w:abstractNumId w:val="23"/>
  </w:num>
  <w:num w:numId="16">
    <w:abstractNumId w:val="30"/>
  </w:num>
  <w:num w:numId="17">
    <w:abstractNumId w:val="15"/>
  </w:num>
  <w:num w:numId="18">
    <w:abstractNumId w:val="14"/>
  </w:num>
  <w:num w:numId="19">
    <w:abstractNumId w:val="25"/>
  </w:num>
  <w:num w:numId="20">
    <w:abstractNumId w:val="19"/>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9"/>
  </w:num>
  <w:num w:numId="23">
    <w:abstractNumId w:val="28"/>
  </w:num>
  <w:num w:numId="24">
    <w:abstractNumId w:val="22"/>
  </w:num>
  <w:num w:numId="25">
    <w:abstractNumId w:val="27"/>
  </w:num>
  <w:num w:numId="26">
    <w:abstractNumId w:val="12"/>
  </w:num>
  <w:num w:numId="27">
    <w:abstractNumId w:val="26"/>
  </w:num>
  <w:num w:numId="28">
    <w:abstractNumId w:val="17"/>
  </w:num>
  <w:num w:numId="29">
    <w:abstractNumId w:val="20"/>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isson Steffens Henrique">
    <w15:presenceInfo w15:providerId="None" w15:userId="Alisson Steffens Henriqu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trackRevisions/>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35B"/>
    <w:rsid w:val="0003473A"/>
    <w:rsid w:val="00042E13"/>
    <w:rsid w:val="00091F0B"/>
    <w:rsid w:val="000A168B"/>
    <w:rsid w:val="000C7304"/>
    <w:rsid w:val="000D2BDE"/>
    <w:rsid w:val="000E24F6"/>
    <w:rsid w:val="00104BB0"/>
    <w:rsid w:val="0010794E"/>
    <w:rsid w:val="0013354F"/>
    <w:rsid w:val="00143F2E"/>
    <w:rsid w:val="00144E72"/>
    <w:rsid w:val="00155D5C"/>
    <w:rsid w:val="00160087"/>
    <w:rsid w:val="00171D91"/>
    <w:rsid w:val="001768FF"/>
    <w:rsid w:val="00185977"/>
    <w:rsid w:val="001A154B"/>
    <w:rsid w:val="001A60B1"/>
    <w:rsid w:val="001B36B1"/>
    <w:rsid w:val="001B7F30"/>
    <w:rsid w:val="001E7B7A"/>
    <w:rsid w:val="001F4C5C"/>
    <w:rsid w:val="00204478"/>
    <w:rsid w:val="00214E2E"/>
    <w:rsid w:val="00216141"/>
    <w:rsid w:val="00217186"/>
    <w:rsid w:val="002434A1"/>
    <w:rsid w:val="00263943"/>
    <w:rsid w:val="00267B35"/>
    <w:rsid w:val="002F560F"/>
    <w:rsid w:val="002F7910"/>
    <w:rsid w:val="0030333A"/>
    <w:rsid w:val="00317B3D"/>
    <w:rsid w:val="003427CE"/>
    <w:rsid w:val="00360269"/>
    <w:rsid w:val="0037551B"/>
    <w:rsid w:val="00392D08"/>
    <w:rsid w:val="00392DBA"/>
    <w:rsid w:val="003A0409"/>
    <w:rsid w:val="003C3322"/>
    <w:rsid w:val="003C62A5"/>
    <w:rsid w:val="003C68C2"/>
    <w:rsid w:val="003D4CAE"/>
    <w:rsid w:val="003F26BD"/>
    <w:rsid w:val="003F52AD"/>
    <w:rsid w:val="0043144F"/>
    <w:rsid w:val="00431BFA"/>
    <w:rsid w:val="004353CF"/>
    <w:rsid w:val="004631BC"/>
    <w:rsid w:val="00484761"/>
    <w:rsid w:val="00484DD5"/>
    <w:rsid w:val="004862ED"/>
    <w:rsid w:val="004C0BEB"/>
    <w:rsid w:val="004C1E16"/>
    <w:rsid w:val="004C2543"/>
    <w:rsid w:val="004C3053"/>
    <w:rsid w:val="004D15CA"/>
    <w:rsid w:val="004E3E4C"/>
    <w:rsid w:val="004F23A0"/>
    <w:rsid w:val="005003E3"/>
    <w:rsid w:val="005052CD"/>
    <w:rsid w:val="00550A26"/>
    <w:rsid w:val="00550BF5"/>
    <w:rsid w:val="005546D5"/>
    <w:rsid w:val="00567A70"/>
    <w:rsid w:val="00581B31"/>
    <w:rsid w:val="005A2A15"/>
    <w:rsid w:val="005D1B15"/>
    <w:rsid w:val="005D2824"/>
    <w:rsid w:val="005D4F1A"/>
    <w:rsid w:val="005D54D3"/>
    <w:rsid w:val="005D72BB"/>
    <w:rsid w:val="005E692F"/>
    <w:rsid w:val="00602ECA"/>
    <w:rsid w:val="0062114B"/>
    <w:rsid w:val="00623698"/>
    <w:rsid w:val="00625E96"/>
    <w:rsid w:val="00647C09"/>
    <w:rsid w:val="00651F2C"/>
    <w:rsid w:val="00693D5D"/>
    <w:rsid w:val="006B7F03"/>
    <w:rsid w:val="00706004"/>
    <w:rsid w:val="00725B45"/>
    <w:rsid w:val="00771624"/>
    <w:rsid w:val="007A5C70"/>
    <w:rsid w:val="007C4336"/>
    <w:rsid w:val="007F7AA6"/>
    <w:rsid w:val="00823624"/>
    <w:rsid w:val="00837E47"/>
    <w:rsid w:val="008518FE"/>
    <w:rsid w:val="0085659C"/>
    <w:rsid w:val="00872026"/>
    <w:rsid w:val="0087792E"/>
    <w:rsid w:val="00883EAF"/>
    <w:rsid w:val="00885258"/>
    <w:rsid w:val="008A30C3"/>
    <w:rsid w:val="008A3C23"/>
    <w:rsid w:val="008C0E06"/>
    <w:rsid w:val="008C49CC"/>
    <w:rsid w:val="008D59D4"/>
    <w:rsid w:val="008D69E9"/>
    <w:rsid w:val="008E0645"/>
    <w:rsid w:val="008F594A"/>
    <w:rsid w:val="00904C7E"/>
    <w:rsid w:val="0090608B"/>
    <w:rsid w:val="0091035B"/>
    <w:rsid w:val="009139D8"/>
    <w:rsid w:val="00922F96"/>
    <w:rsid w:val="00930EE0"/>
    <w:rsid w:val="009463CC"/>
    <w:rsid w:val="00981E0D"/>
    <w:rsid w:val="00987FB8"/>
    <w:rsid w:val="00990DC5"/>
    <w:rsid w:val="009A1F6E"/>
    <w:rsid w:val="009C7D17"/>
    <w:rsid w:val="009E484E"/>
    <w:rsid w:val="009E75A5"/>
    <w:rsid w:val="009F1F93"/>
    <w:rsid w:val="009F40FB"/>
    <w:rsid w:val="00A22FCB"/>
    <w:rsid w:val="00A31DF7"/>
    <w:rsid w:val="00A472F1"/>
    <w:rsid w:val="00A5237D"/>
    <w:rsid w:val="00A554A3"/>
    <w:rsid w:val="00A71F44"/>
    <w:rsid w:val="00A758EA"/>
    <w:rsid w:val="00A95C50"/>
    <w:rsid w:val="00AB79A6"/>
    <w:rsid w:val="00AC4850"/>
    <w:rsid w:val="00AC51F8"/>
    <w:rsid w:val="00AE4F6A"/>
    <w:rsid w:val="00B12729"/>
    <w:rsid w:val="00B47B59"/>
    <w:rsid w:val="00B53F81"/>
    <w:rsid w:val="00B56C2B"/>
    <w:rsid w:val="00B65BD3"/>
    <w:rsid w:val="00B70469"/>
    <w:rsid w:val="00B72DD8"/>
    <w:rsid w:val="00B72E09"/>
    <w:rsid w:val="00B76B57"/>
    <w:rsid w:val="00BC0CFC"/>
    <w:rsid w:val="00BC6B62"/>
    <w:rsid w:val="00BF0C69"/>
    <w:rsid w:val="00BF629B"/>
    <w:rsid w:val="00BF655C"/>
    <w:rsid w:val="00C075EF"/>
    <w:rsid w:val="00C11E83"/>
    <w:rsid w:val="00C2378A"/>
    <w:rsid w:val="00C378A1"/>
    <w:rsid w:val="00C42C65"/>
    <w:rsid w:val="00C621D6"/>
    <w:rsid w:val="00C82D86"/>
    <w:rsid w:val="00CB4B8D"/>
    <w:rsid w:val="00CB7AB2"/>
    <w:rsid w:val="00CC0DDA"/>
    <w:rsid w:val="00CD18A5"/>
    <w:rsid w:val="00CD684F"/>
    <w:rsid w:val="00D06623"/>
    <w:rsid w:val="00D14C6B"/>
    <w:rsid w:val="00D43FE6"/>
    <w:rsid w:val="00D5536F"/>
    <w:rsid w:val="00D56935"/>
    <w:rsid w:val="00D671DD"/>
    <w:rsid w:val="00D758C6"/>
    <w:rsid w:val="00D90C10"/>
    <w:rsid w:val="00D92E96"/>
    <w:rsid w:val="00DA258C"/>
    <w:rsid w:val="00DA2684"/>
    <w:rsid w:val="00DD4EE9"/>
    <w:rsid w:val="00DE07FA"/>
    <w:rsid w:val="00DF2DDE"/>
    <w:rsid w:val="00E01667"/>
    <w:rsid w:val="00E34F64"/>
    <w:rsid w:val="00E36209"/>
    <w:rsid w:val="00E420BB"/>
    <w:rsid w:val="00E50DF6"/>
    <w:rsid w:val="00E965C5"/>
    <w:rsid w:val="00E96A3A"/>
    <w:rsid w:val="00E97402"/>
    <w:rsid w:val="00E97B99"/>
    <w:rsid w:val="00EB2E9D"/>
    <w:rsid w:val="00EC171B"/>
    <w:rsid w:val="00EE6FFC"/>
    <w:rsid w:val="00EF10AC"/>
    <w:rsid w:val="00EF4701"/>
    <w:rsid w:val="00EF564E"/>
    <w:rsid w:val="00F103F8"/>
    <w:rsid w:val="00F114C5"/>
    <w:rsid w:val="00F22198"/>
    <w:rsid w:val="00F2348A"/>
    <w:rsid w:val="00F33D49"/>
    <w:rsid w:val="00F3481E"/>
    <w:rsid w:val="00F44F86"/>
    <w:rsid w:val="00F577F6"/>
    <w:rsid w:val="00F65266"/>
    <w:rsid w:val="00F70EFA"/>
    <w:rsid w:val="00F751E1"/>
    <w:rsid w:val="00FB6299"/>
    <w:rsid w:val="00FD347F"/>
    <w:rsid w:val="00FE76C1"/>
    <w:rsid w:val="00FF16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8A1890"/>
  <w15:docId w15:val="{B0E949C0-1450-4E35-91F0-36BC1EE1E0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4">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Normal">
    <w:name w:val="Normal"/>
    <w:qFormat/>
  </w:style>
  <w:style w:type="paragraph" w:styleId="Ttulo1">
    <w:name w:val="heading 1"/>
    <w:basedOn w:val="Normal"/>
    <w:next w:val="Normal"/>
    <w:link w:val="Ttulo1Char"/>
    <w:uiPriority w:val="9"/>
    <w:qFormat/>
    <w:pPr>
      <w:keepNext/>
      <w:numPr>
        <w:numId w:val="1"/>
      </w:numPr>
      <w:spacing w:before="240" w:after="80"/>
      <w:jc w:val="center"/>
      <w:outlineLvl w:val="0"/>
    </w:pPr>
    <w:rPr>
      <w:smallCaps/>
      <w:kern w:val="28"/>
    </w:rPr>
  </w:style>
  <w:style w:type="paragraph" w:styleId="Ttulo2">
    <w:name w:val="heading 2"/>
    <w:basedOn w:val="Normal"/>
    <w:next w:val="Normal"/>
    <w:link w:val="Ttulo2Char"/>
    <w:uiPriority w:val="9"/>
    <w:qFormat/>
    <w:pPr>
      <w:keepNext/>
      <w:numPr>
        <w:ilvl w:val="1"/>
        <w:numId w:val="1"/>
      </w:numPr>
      <w:spacing w:before="120" w:after="60"/>
      <w:outlineLvl w:val="1"/>
    </w:pPr>
    <w:rPr>
      <w:i/>
      <w:iCs/>
    </w:rPr>
  </w:style>
  <w:style w:type="paragraph" w:styleId="Ttulo3">
    <w:name w:val="heading 3"/>
    <w:basedOn w:val="Normal"/>
    <w:next w:val="Normal"/>
    <w:uiPriority w:val="9"/>
    <w:qFormat/>
    <w:pPr>
      <w:keepNext/>
      <w:numPr>
        <w:ilvl w:val="2"/>
        <w:numId w:val="1"/>
      </w:numPr>
      <w:outlineLvl w:val="2"/>
    </w:pPr>
    <w:rPr>
      <w:i/>
      <w:iCs/>
    </w:rPr>
  </w:style>
  <w:style w:type="paragraph" w:styleId="Ttulo4">
    <w:name w:val="heading 4"/>
    <w:basedOn w:val="Normal"/>
    <w:next w:val="Normal"/>
    <w:uiPriority w:val="9"/>
    <w:qFormat/>
    <w:pPr>
      <w:keepNext/>
      <w:numPr>
        <w:ilvl w:val="3"/>
        <w:numId w:val="1"/>
      </w:numPr>
      <w:spacing w:before="240" w:after="60"/>
      <w:outlineLvl w:val="3"/>
    </w:pPr>
    <w:rPr>
      <w:i/>
      <w:iCs/>
      <w:sz w:val="18"/>
      <w:szCs w:val="18"/>
    </w:rPr>
  </w:style>
  <w:style w:type="paragraph" w:styleId="Ttulo5">
    <w:name w:val="heading 5"/>
    <w:basedOn w:val="Normal"/>
    <w:next w:val="Normal"/>
    <w:uiPriority w:val="9"/>
    <w:qFormat/>
    <w:pPr>
      <w:numPr>
        <w:ilvl w:val="4"/>
        <w:numId w:val="1"/>
      </w:numPr>
      <w:spacing w:before="240" w:after="60"/>
      <w:outlineLvl w:val="4"/>
    </w:pPr>
    <w:rPr>
      <w:sz w:val="18"/>
      <w:szCs w:val="18"/>
    </w:rPr>
  </w:style>
  <w:style w:type="paragraph" w:styleId="Ttulo6">
    <w:name w:val="heading 6"/>
    <w:basedOn w:val="Normal"/>
    <w:next w:val="Normal"/>
    <w:uiPriority w:val="9"/>
    <w:qFormat/>
    <w:pPr>
      <w:numPr>
        <w:ilvl w:val="5"/>
        <w:numId w:val="1"/>
      </w:numPr>
      <w:spacing w:before="240" w:after="60"/>
      <w:outlineLvl w:val="5"/>
    </w:pPr>
    <w:rPr>
      <w:i/>
      <w:iCs/>
      <w:sz w:val="16"/>
      <w:szCs w:val="16"/>
    </w:rPr>
  </w:style>
  <w:style w:type="paragraph" w:styleId="Ttulo7">
    <w:name w:val="heading 7"/>
    <w:basedOn w:val="Normal"/>
    <w:next w:val="Normal"/>
    <w:uiPriority w:val="9"/>
    <w:qFormat/>
    <w:pPr>
      <w:numPr>
        <w:ilvl w:val="6"/>
        <w:numId w:val="1"/>
      </w:numPr>
      <w:spacing w:before="240" w:after="60"/>
      <w:outlineLvl w:val="6"/>
    </w:pPr>
    <w:rPr>
      <w:sz w:val="16"/>
      <w:szCs w:val="16"/>
    </w:rPr>
  </w:style>
  <w:style w:type="paragraph" w:styleId="Ttulo8">
    <w:name w:val="heading 8"/>
    <w:basedOn w:val="Normal"/>
    <w:next w:val="Normal"/>
    <w:uiPriority w:val="9"/>
    <w:qFormat/>
    <w:pPr>
      <w:numPr>
        <w:ilvl w:val="7"/>
        <w:numId w:val="1"/>
      </w:numPr>
      <w:spacing w:before="240" w:after="60"/>
      <w:outlineLvl w:val="7"/>
    </w:pPr>
    <w:rPr>
      <w:i/>
      <w:iCs/>
      <w:sz w:val="16"/>
      <w:szCs w:val="16"/>
    </w:rPr>
  </w:style>
  <w:style w:type="paragraph" w:styleId="Ttulo9">
    <w:name w:val="heading 9"/>
    <w:basedOn w:val="Normal"/>
    <w:next w:val="Normal"/>
    <w:uiPriority w:val="9"/>
    <w:qFormat/>
    <w:pPr>
      <w:numPr>
        <w:ilvl w:val="8"/>
        <w:numId w:val="1"/>
      </w:numPr>
      <w:spacing w:before="240" w:after="60"/>
      <w:outlineLvl w:val="8"/>
    </w:pPr>
    <w:rPr>
      <w:sz w:val="16"/>
      <w:szCs w:val="1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ontepargpadro"/>
    <w:rPr>
      <w:rFonts w:ascii="Times New Roman" w:hAnsi="Times New Roman" w:cs="Times New Roman"/>
      <w:i/>
      <w:iCs/>
      <w:sz w:val="22"/>
      <w:szCs w:val="22"/>
    </w:rPr>
  </w:style>
  <w:style w:type="paragraph" w:styleId="Ttulo">
    <w:name w:val="Title"/>
    <w:basedOn w:val="Normal"/>
    <w:next w:val="Normal"/>
    <w:qFormat/>
    <w:pPr>
      <w:framePr w:w="9360" w:hSpace="187" w:vSpace="187" w:wrap="notBeside" w:vAnchor="text" w:hAnchor="page" w:xAlign="center" w:y="1"/>
      <w:jc w:val="center"/>
    </w:pPr>
    <w:rPr>
      <w:kern w:val="28"/>
      <w:sz w:val="48"/>
      <w:szCs w:val="48"/>
    </w:rPr>
  </w:style>
  <w:style w:type="paragraph" w:styleId="Textodenotaderodap">
    <w:name w:val="footnote text"/>
    <w:basedOn w:val="Normal"/>
    <w:link w:val="TextodenotaderodapChar"/>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derodap">
    <w:name w:val="footnote reference"/>
    <w:basedOn w:val="Fontepargpadro"/>
    <w:semiHidden/>
    <w:rPr>
      <w:vertAlign w:val="superscript"/>
    </w:rPr>
  </w:style>
  <w:style w:type="paragraph" w:styleId="Rodap">
    <w:name w:val="footer"/>
    <w:basedOn w:val="Normal"/>
    <w:link w:val="Rodap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link w:val="ReferenceHeadChar"/>
    <w:pPr>
      <w:numPr>
        <w:numId w:val="0"/>
      </w:numPr>
    </w:pPr>
  </w:style>
  <w:style w:type="paragraph" w:styleId="Cabealho">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Fontepargpadro"/>
    <w:rPr>
      <w:color w:val="0000FF"/>
      <w:u w:val="single"/>
    </w:rPr>
  </w:style>
  <w:style w:type="character" w:styleId="HiperlinkVisitado">
    <w:name w:val="FollowedHyperlink"/>
    <w:basedOn w:val="Fontepargpadro"/>
    <w:rPr>
      <w:color w:val="800080"/>
      <w:u w:val="single"/>
    </w:rPr>
  </w:style>
  <w:style w:type="paragraph" w:styleId="Recuodecorpodetexto">
    <w:name w:val="Body Text Indent"/>
    <w:basedOn w:val="Normal"/>
    <w:link w:val="RecuodecorpodetextoChar"/>
    <w:pPr>
      <w:ind w:left="630" w:hanging="630"/>
    </w:pPr>
    <w:rPr>
      <w:szCs w:val="24"/>
    </w:rPr>
  </w:style>
  <w:style w:type="paragraph" w:styleId="MapadoDocumento">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Textodebalo">
    <w:name w:val="Balloon Text"/>
    <w:basedOn w:val="Normal"/>
    <w:link w:val="TextodebaloChar"/>
    <w:rsid w:val="00F33D49"/>
    <w:rPr>
      <w:rFonts w:ascii="Tahoma" w:hAnsi="Tahoma" w:cs="Tahoma"/>
      <w:sz w:val="16"/>
      <w:szCs w:val="16"/>
    </w:rPr>
  </w:style>
  <w:style w:type="character" w:customStyle="1" w:styleId="TextodebaloChar">
    <w:name w:val="Texto de balão Char"/>
    <w:basedOn w:val="Fontepargpadro"/>
    <w:link w:val="Textodebalo"/>
    <w:rsid w:val="00F33D49"/>
    <w:rPr>
      <w:rFonts w:ascii="Tahoma" w:hAnsi="Tahoma" w:cs="Tahoma"/>
      <w:sz w:val="16"/>
      <w:szCs w:val="16"/>
    </w:rPr>
  </w:style>
  <w:style w:type="character" w:styleId="TextodoEspaoReservado">
    <w:name w:val="Placeholder Text"/>
    <w:basedOn w:val="Fontepargpadro"/>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Fontepargpadro"/>
    <w:uiPriority w:val="99"/>
    <w:rsid w:val="00C82D86"/>
    <w:rPr>
      <w:rFonts w:ascii="Verdana" w:hAnsi="Verdana" w:cs="Verdana"/>
      <w:color w:val="000000"/>
      <w:sz w:val="22"/>
      <w:szCs w:val="22"/>
    </w:rPr>
  </w:style>
  <w:style w:type="character" w:customStyle="1" w:styleId="bodytype">
    <w:name w:val="body type"/>
    <w:basedOn w:val="Fontepargpadro"/>
    <w:uiPriority w:val="99"/>
    <w:rsid w:val="00C82D86"/>
    <w:rPr>
      <w:rFonts w:ascii="Formata-Regular" w:hAnsi="Formata-Regular" w:cs="Formata-Regular"/>
      <w:color w:val="000000"/>
      <w:sz w:val="22"/>
      <w:szCs w:val="22"/>
    </w:rPr>
  </w:style>
  <w:style w:type="paragraph" w:customStyle="1" w:styleId="Style1">
    <w:name w:val="Style1"/>
    <w:basedOn w:val="ReferenceHead"/>
    <w:link w:val="Style1Char"/>
    <w:qFormat/>
    <w:rsid w:val="003F52AD"/>
  </w:style>
  <w:style w:type="character" w:customStyle="1" w:styleId="Ttulo1Char">
    <w:name w:val="Título 1 Char"/>
    <w:basedOn w:val="Fontepargpadro"/>
    <w:link w:val="Ttulo1"/>
    <w:uiPriority w:val="9"/>
    <w:rsid w:val="003F52AD"/>
    <w:rPr>
      <w:smallCaps/>
      <w:kern w:val="28"/>
    </w:rPr>
  </w:style>
  <w:style w:type="character" w:customStyle="1" w:styleId="ReferenceHeadChar">
    <w:name w:val="Reference Head Char"/>
    <w:basedOn w:val="Ttulo1Char"/>
    <w:link w:val="ReferenceHead"/>
    <w:rsid w:val="003F52AD"/>
    <w:rPr>
      <w:smallCaps/>
      <w:kern w:val="28"/>
    </w:rPr>
  </w:style>
  <w:style w:type="character" w:customStyle="1" w:styleId="Style1Char">
    <w:name w:val="Style1 Char"/>
    <w:basedOn w:val="ReferenceHeadChar"/>
    <w:link w:val="Style1"/>
    <w:rsid w:val="003F52AD"/>
    <w:rPr>
      <w:smallCaps/>
      <w:kern w:val="28"/>
    </w:rPr>
  </w:style>
  <w:style w:type="paragraph" w:styleId="Reviso">
    <w:name w:val="Revision"/>
    <w:hidden/>
    <w:uiPriority w:val="99"/>
    <w:semiHidden/>
    <w:rsid w:val="001B36B1"/>
  </w:style>
  <w:style w:type="character" w:customStyle="1" w:styleId="BodyText2">
    <w:name w:val="Body Text2"/>
    <w:basedOn w:val="Fontepargpadro"/>
    <w:uiPriority w:val="99"/>
    <w:rsid w:val="001B36B1"/>
    <w:rPr>
      <w:rFonts w:ascii="Verdana" w:hAnsi="Verdana" w:cs="Verdana"/>
      <w:color w:val="000000"/>
      <w:sz w:val="22"/>
      <w:szCs w:val="22"/>
    </w:rPr>
  </w:style>
  <w:style w:type="character" w:customStyle="1" w:styleId="Ttulo2Char">
    <w:name w:val="Título 2 Char"/>
    <w:basedOn w:val="Fontepargpadro"/>
    <w:link w:val="Ttulo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Fontepargpadro"/>
    <w:link w:val="TextL-MAG"/>
    <w:rsid w:val="009C7D17"/>
    <w:rPr>
      <w:rFonts w:ascii="Arial" w:eastAsia="MS Mincho" w:hAnsi="Arial"/>
      <w:sz w:val="18"/>
      <w:szCs w:val="22"/>
      <w:lang w:eastAsia="ja-JP"/>
    </w:rPr>
  </w:style>
  <w:style w:type="character" w:customStyle="1" w:styleId="RodapChar">
    <w:name w:val="Rodapé Char"/>
    <w:basedOn w:val="Fontepargpadro"/>
    <w:link w:val="Rodap"/>
    <w:uiPriority w:val="99"/>
    <w:rsid w:val="00D90C10"/>
  </w:style>
  <w:style w:type="character" w:customStyle="1" w:styleId="TextodenotaderodapChar">
    <w:name w:val="Texto de nota de rodapé Char"/>
    <w:basedOn w:val="Fontepargpadro"/>
    <w:link w:val="Textodenotaderodap"/>
    <w:semiHidden/>
    <w:rsid w:val="00C075EF"/>
    <w:rPr>
      <w:sz w:val="16"/>
      <w:szCs w:val="16"/>
    </w:rPr>
  </w:style>
  <w:style w:type="character" w:customStyle="1" w:styleId="RecuodecorpodetextoChar">
    <w:name w:val="Recuo de corpo de texto Char"/>
    <w:basedOn w:val="Fontepargpadro"/>
    <w:link w:val="Recuodecorpodetexto"/>
    <w:rsid w:val="003F26BD"/>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image" Target="media/image8.wmf"/><Relationship Id="rId26" Type="http://schemas.openxmlformats.org/officeDocument/2006/relationships/hyperlink" Target="http://www.halcyon.com/pub/journals/21ps03-vidmar" TargetMode="External"/><Relationship Id="rId3" Type="http://schemas.openxmlformats.org/officeDocument/2006/relationships/styles" Target="styles.xml"/><Relationship Id="rId21" Type="http://schemas.openxmlformats.org/officeDocument/2006/relationships/hyperlink" Target="mailto:graphics@ieee.org"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www.ieee.org/web/publications/authors/transjnl/index.html" TargetMode="External"/><Relationship Id="rId25" Type="http://schemas.openxmlformats.org/officeDocument/2006/relationships/hyperlink" Target="http://www.atm.com/"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graphicsqc.ieee.org/" TargetMode="External"/><Relationship Id="rId29" Type="http://schemas.openxmlformats.org/officeDocument/2006/relationships/hyperlink" Target="mailto:HUMANIST@NYVM.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www.ieee.org/web/publications/authors/transjnl/index.html" TargetMode="External"/><Relationship Id="rId32" Type="http://schemas.openxmlformats.org/officeDocument/2006/relationships/image" Target="media/image11.tif"/><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ieee.org/copyright" TargetMode="External"/><Relationship Id="rId28" Type="http://schemas.openxmlformats.org/officeDocument/2006/relationships/hyperlink" Target="http://www.amdahl.com/doc/products/bsg/intra/infra/html" TargetMode="External"/><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oleObject" Target="embeddings/oleObject1.bin"/><Relationship Id="rId31" Type="http://schemas.openxmlformats.org/officeDocument/2006/relationships/image" Target="media/image10.tif"/><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hyperlink" Target="http://www.ieee.org/publications_standards/publications/authors/authors_submission.html" TargetMode="External"/><Relationship Id="rId27" Type="http://schemas.openxmlformats.org/officeDocument/2006/relationships/hyperlink" Target="http://home.process.com/Intranets/wp2.htp" TargetMode="External"/><Relationship Id="rId30" Type="http://schemas.openxmlformats.org/officeDocument/2006/relationships/image" Target="media/image9.tif"/><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06F4BB-BC08-41FC-9368-7A79D10B8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643</TotalTime>
  <Pages>1</Pages>
  <Words>7057</Words>
  <Characters>38114</Characters>
  <Application>Microsoft Office Word</Application>
  <DocSecurity>0</DocSecurity>
  <Lines>317</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45081</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2031701</vt:i4>
      </vt:variant>
      <vt:variant>
        <vt:i4>30</vt:i4>
      </vt:variant>
      <vt:variant>
        <vt:i4>0</vt:i4>
      </vt:variant>
      <vt:variant>
        <vt:i4>5</vt:i4>
      </vt:variant>
      <vt:variant>
        <vt:lpwstr>http://www.ieee.org/web/publications/authors/transjnl/index.html</vt:lpwstr>
      </vt:variant>
      <vt:variant>
        <vt:lpwstr/>
      </vt:variant>
      <vt:variant>
        <vt:i4>4391006</vt:i4>
      </vt:variant>
      <vt:variant>
        <vt:i4>21</vt:i4>
      </vt:variant>
      <vt:variant>
        <vt:i4>0</vt:i4>
      </vt:variant>
      <vt:variant>
        <vt:i4>5</vt:i4>
      </vt:variant>
      <vt:variant>
        <vt:lpwstr>http://www.ieee.org/copyright</vt:lpwstr>
      </vt:variant>
      <vt:variant>
        <vt:lpwstr/>
      </vt:variant>
      <vt:variant>
        <vt:i4>2555906</vt:i4>
      </vt:variant>
      <vt:variant>
        <vt:i4>18</vt:i4>
      </vt:variant>
      <vt:variant>
        <vt:i4>0</vt:i4>
      </vt:variant>
      <vt:variant>
        <vt:i4>5</vt:i4>
      </vt:variant>
      <vt:variant>
        <vt:lpwstr>mailto:graphics@ieee.org</vt:lpwstr>
      </vt:variant>
      <vt:variant>
        <vt:lpwstr/>
      </vt:variant>
      <vt:variant>
        <vt:i4>7405602</vt:i4>
      </vt:variant>
      <vt:variant>
        <vt:i4>15</vt:i4>
      </vt:variant>
      <vt:variant>
        <vt:i4>0</vt:i4>
      </vt:variant>
      <vt:variant>
        <vt:i4>5</vt:i4>
      </vt:variant>
      <vt:variant>
        <vt:lpwstr>http://graphicsqc.ieee.org/</vt:lpwstr>
      </vt:variant>
      <vt:variant>
        <vt:lpwstr/>
      </vt:variant>
      <vt:variant>
        <vt:i4>3866730</vt:i4>
      </vt:variant>
      <vt:variant>
        <vt:i4>12</vt:i4>
      </vt:variant>
      <vt:variant>
        <vt:i4>0</vt:i4>
      </vt:variant>
      <vt:variant>
        <vt:i4>5</vt:i4>
      </vt:variant>
      <vt:variant>
        <vt:lpwstr>http://www.adobe.com/support/downloads/</vt:lpwstr>
      </vt:variant>
      <vt:variant>
        <vt:lpwstr/>
      </vt:variant>
      <vt:variant>
        <vt:i4>2424932</vt:i4>
      </vt:variant>
      <vt:variant>
        <vt:i4>9</vt:i4>
      </vt:variant>
      <vt:variant>
        <vt:i4>0</vt:i4>
      </vt:variant>
      <vt:variant>
        <vt:i4>5</vt:i4>
      </vt:variant>
      <vt:variant>
        <vt:lpwstr>http://www.adobe.com/support/downloads/pdrvwin.htm</vt:lpwstr>
      </vt:variant>
      <vt:variant>
        <vt:lpwstr/>
      </vt:variant>
      <vt:variant>
        <vt:i4>2031701</vt:i4>
      </vt:variant>
      <vt:variant>
        <vt:i4>6</vt:i4>
      </vt:variant>
      <vt:variant>
        <vt:i4>0</vt:i4>
      </vt:variant>
      <vt:variant>
        <vt:i4>5</vt:i4>
      </vt:variant>
      <vt:variant>
        <vt:lpwstr>http://www.ieee.org/web/publications/authors/transjnl/index.html</vt:lpwstr>
      </vt:variant>
      <vt:variant>
        <vt:lpwstr/>
      </vt:variant>
      <vt:variant>
        <vt:i4>1507385</vt:i4>
      </vt:variant>
      <vt:variant>
        <vt:i4>3</vt:i4>
      </vt:variant>
      <vt:variant>
        <vt:i4>0</vt:i4>
      </vt:variant>
      <vt:variant>
        <vt:i4>5</vt:i4>
      </vt:variant>
      <vt:variant>
        <vt:lpwstr>http://www.ieee.org/organizations/pubs/ani_prod/keywrd98.txt</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Alisson Steffens Henrique</cp:lastModifiedBy>
  <cp:revision>15</cp:revision>
  <cp:lastPrinted>2012-08-02T18:53:00Z</cp:lastPrinted>
  <dcterms:created xsi:type="dcterms:W3CDTF">2016-11-28T23:53:00Z</dcterms:created>
  <dcterms:modified xsi:type="dcterms:W3CDTF">2016-12-03T02:31:00Z</dcterms:modified>
</cp:coreProperties>
</file>