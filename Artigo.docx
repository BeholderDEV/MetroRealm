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C564837" w:rsidR="00E97402" w:rsidRDefault="00E97402">
      <w:pPr>
        <w:pStyle w:val="Text"/>
        <w:ind w:firstLine="0"/>
        <w:rPr>
          <w:sz w:val="18"/>
          <w:szCs w:val="18"/>
        </w:rPr>
      </w:pPr>
      <w:r>
        <w:rPr>
          <w:sz w:val="18"/>
          <w:szCs w:val="18"/>
        </w:rPr>
        <w:footnoteReference w:customMarkFollows="1" w:id="1"/>
        <w:sym w:font="Symbol" w:char="F020"/>
      </w:r>
    </w:p>
    <w:p w14:paraId="1F068198" w14:textId="1BEF7A19" w:rsidR="00E97402" w:rsidRPr="00171D91" w:rsidRDefault="00E97402">
      <w:pPr>
        <w:pStyle w:val="Ttulo"/>
        <w:framePr w:wrap="notBeside"/>
        <w:rPr>
          <w:lang w:val="pt-BR"/>
        </w:rPr>
      </w:pPr>
      <w:r w:rsidRPr="00171D91">
        <w:rPr>
          <w:i/>
          <w:iCs/>
          <w:lang w:val="pt-BR"/>
        </w:rPr>
        <w:t xml:space="preserve"> </w:t>
      </w:r>
      <w:commentRangeStart w:id="0"/>
      <w:r w:rsidR="00171D91">
        <w:rPr>
          <w:lang w:val="pt-BR"/>
        </w:rPr>
        <w:t xml:space="preserve">Simulação de possível melhora de mobilidade e redução de custo </w:t>
      </w:r>
      <w:del w:id="1" w:author="Alisson Steffens Henrique" w:date="2016-12-03T23:53:00Z">
        <w:r w:rsidR="00171D91" w:rsidDel="005374B1">
          <w:rPr>
            <w:lang w:val="pt-BR"/>
          </w:rPr>
          <w:delText>ao construir uma ponte</w:delText>
        </w:r>
      </w:del>
      <w:ins w:id="2" w:author="Alisson Steffens Henrique" w:date="2016-12-03T23:53:00Z">
        <w:r w:rsidR="005374B1">
          <w:rPr>
            <w:lang w:val="pt-BR"/>
          </w:rPr>
          <w:t>no transporte</w:t>
        </w:r>
      </w:ins>
      <w:r w:rsidR="00171D91">
        <w:rPr>
          <w:lang w:val="pt-BR"/>
        </w:rPr>
        <w:t xml:space="preserve"> entre </w:t>
      </w:r>
      <w:ins w:id="3" w:author="Alisson Steffens Henrique" w:date="2016-12-03T23:54:00Z">
        <w:r w:rsidR="005374B1">
          <w:rPr>
            <w:lang w:val="pt-BR"/>
          </w:rPr>
          <w:t xml:space="preserve">as cidades de </w:t>
        </w:r>
      </w:ins>
      <w:r w:rsidR="00171D91">
        <w:rPr>
          <w:lang w:val="pt-BR"/>
        </w:rPr>
        <w:t>Itajaí e Navegantes</w:t>
      </w:r>
      <w:del w:id="4" w:author="Alisson Steffens Henrique" w:date="2016-12-03T23:54:00Z">
        <w:r w:rsidR="00171D91" w:rsidDel="005374B1">
          <w:rPr>
            <w:lang w:val="pt-BR"/>
          </w:rPr>
          <w:delText xml:space="preserve"> próxima ao ferry boat</w:delText>
        </w:r>
      </w:del>
      <w:commentRangeEnd w:id="0"/>
      <w:r w:rsidR="00AF5517">
        <w:rPr>
          <w:rStyle w:val="Refdecomentrio"/>
          <w:kern w:val="0"/>
        </w:rPr>
        <w:commentReference w:id="0"/>
      </w:r>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w:t>
      </w:r>
      <w:proofErr w:type="spellStart"/>
      <w:r w:rsidRPr="00CD18A5">
        <w:rPr>
          <w:lang w:val="pt-BR"/>
        </w:rPr>
        <w:t>Plus</w:t>
      </w:r>
      <w:r w:rsidR="00CD18A5" w:rsidRPr="00CD18A5">
        <w:rPr>
          <w:lang w:val="pt-BR"/>
        </w:rPr>
        <w:t>c</w:t>
      </w:r>
      <w:r w:rsidRPr="00CD18A5">
        <w:rPr>
          <w:lang w:val="pt-BR"/>
        </w:rPr>
        <w:t>hkat</w:t>
      </w:r>
      <w:proofErr w:type="spellEnd"/>
    </w:p>
    <w:p w14:paraId="23345CB3" w14:textId="3927ECDD" w:rsidR="00E97402" w:rsidRDefault="00E97402">
      <w:pPr>
        <w:pStyle w:val="Abstract"/>
      </w:pPr>
      <w:r>
        <w:rPr>
          <w:i/>
          <w:iCs/>
        </w:rPr>
        <w:t>Abstract</w:t>
      </w:r>
      <w:r>
        <w:t>—</w:t>
      </w:r>
      <w:proofErr w:type="gramStart"/>
      <w:r>
        <w:t>These</w:t>
      </w:r>
      <w:proofErr w:type="gramEnd"/>
      <w:r>
        <w:t xml:space="preserv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5" w:name="PointTmp"/>
      <w:r>
        <w:rPr>
          <w:i/>
          <w:iCs/>
        </w:rPr>
        <w:t>Index Terms</w:t>
      </w:r>
      <w:r>
        <w:t>—</w:t>
      </w:r>
      <w:r w:rsidR="00D5536F">
        <w:t xml:space="preserve">Enter </w:t>
      </w:r>
      <w:r>
        <w:t xml:space="preserve">key words or phrases in alphabetical order, separated by commas. For a list of suggested keywords, send a blank e-mail to </w:t>
      </w:r>
      <w:hyperlink r:id="rId10" w:history="1">
        <w:r>
          <w:rPr>
            <w:rStyle w:val="Hyperlink"/>
          </w:rPr>
          <w:t>keywords@ieee.org</w:t>
        </w:r>
      </w:hyperlink>
      <w:r>
        <w:t xml:space="preserve"> or visit </w:t>
      </w:r>
      <w:hyperlink r:id="rId11" w:history="1">
        <w:r w:rsidRPr="00F65266">
          <w:rPr>
            <w:rStyle w:val="Hyperlink"/>
            <w:b w:val="0"/>
            <w:bCs w:val="0"/>
            <w:szCs w:val="20"/>
          </w:rPr>
          <w:t>http://www.ieee.org/organizations/pubs/ani_prod/keywrd98.txt</w:t>
        </w:r>
      </w:hyperlink>
    </w:p>
    <w:p w14:paraId="6F54A56C" w14:textId="77777777" w:rsidR="00E97402" w:rsidRDefault="00E97402"/>
    <w:bookmarkEnd w:id="5"/>
    <w:p w14:paraId="1D5B113B" w14:textId="1341A27C" w:rsidR="00E97402" w:rsidRDefault="00706004">
      <w:pPr>
        <w:pStyle w:val="Ttulo1"/>
      </w:pPr>
      <w:proofErr w:type="spellStart"/>
      <w:r>
        <w:t>Introdução</w:t>
      </w:r>
      <w:proofErr w:type="spellEnd"/>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6E584225"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w:t>
      </w:r>
      <w:r w:rsidR="003A56D4">
        <w:rPr>
          <w:lang w:val="pt-BR"/>
        </w:rPr>
        <w:t xml:space="preserve">dada pela situação de </w:t>
      </w:r>
      <w:r>
        <w:rPr>
          <w:lang w:val="pt-BR"/>
        </w:rPr>
        <w:t xml:space="preserve">habitantes </w:t>
      </w:r>
      <w:r w:rsidR="003A56D4">
        <w:rPr>
          <w:lang w:val="pt-BR"/>
        </w:rPr>
        <w:t xml:space="preserve">estarem </w:t>
      </w:r>
      <w:r>
        <w:rPr>
          <w:lang w:val="pt-BR"/>
        </w:rPr>
        <w:t>comp</w:t>
      </w:r>
      <w:r w:rsidR="00183CA0">
        <w:rPr>
          <w:lang w:val="pt-BR"/>
        </w:rPr>
        <w:t>rando</w:t>
      </w:r>
      <w:r>
        <w:rPr>
          <w:lang w:val="pt-BR"/>
        </w:rPr>
        <w:t xml:space="preserve"> automóveis próprios, turistas</w:t>
      </w:r>
      <w:r w:rsidR="003A56D4">
        <w:rPr>
          <w:lang w:val="pt-BR"/>
        </w:rPr>
        <w:t xml:space="preserve"> </w:t>
      </w:r>
      <w:r>
        <w:rPr>
          <w:lang w:val="pt-BR"/>
        </w:rPr>
        <w:t>utiliza</w:t>
      </w:r>
      <w:r w:rsidR="003A56D4">
        <w:rPr>
          <w:lang w:val="pt-BR"/>
        </w:rPr>
        <w:t>rem</w:t>
      </w:r>
      <w:r>
        <w:rPr>
          <w:lang w:val="pt-BR"/>
        </w:rPr>
        <w:t xml:space="preserve"> o aeroporto em Navegantes </w:t>
      </w:r>
      <w:r w:rsidR="003A56D4">
        <w:rPr>
          <w:lang w:val="pt-BR"/>
        </w:rPr>
        <w:t xml:space="preserve">e habitantes de Navegantes </w:t>
      </w:r>
      <w:r>
        <w:rPr>
          <w:lang w:val="pt-BR"/>
        </w:rPr>
        <w:t>v</w:t>
      </w:r>
      <w:r w:rsidR="003A56D4">
        <w:rPr>
          <w:lang w:val="pt-BR"/>
        </w:rPr>
        <w:t>ire</w:t>
      </w:r>
      <w:r>
        <w:rPr>
          <w:lang w:val="pt-BR"/>
        </w:rPr>
        <w:t xml:space="preserve">m trabalhar em Itajaí, certos pontos da cidade tendem a </w:t>
      </w:r>
      <w:r w:rsidR="008D59D4">
        <w:rPr>
          <w:lang w:val="pt-BR"/>
        </w:rPr>
        <w:t>apresentar lentidão</w:t>
      </w:r>
      <w:r>
        <w:rPr>
          <w:lang w:val="pt-BR"/>
        </w:rPr>
        <w:t xml:space="preserve"> durante horários de pico, principalmente </w:t>
      </w:r>
      <w:r w:rsidR="008D59D4">
        <w:rPr>
          <w:lang w:val="pt-BR"/>
        </w:rPr>
        <w:t xml:space="preserve">entre </w:t>
      </w:r>
      <w:r>
        <w:rPr>
          <w:lang w:val="pt-BR"/>
        </w:rPr>
        <w:t xml:space="preserve">as rotas que </w:t>
      </w:r>
      <w:r w:rsidR="008D59D4">
        <w:rPr>
          <w:lang w:val="pt-BR"/>
        </w:rPr>
        <w:t xml:space="preserve">conectam as cidades de </w:t>
      </w:r>
      <w:r>
        <w:rPr>
          <w:lang w:val="pt-BR"/>
        </w:rPr>
        <w:t xml:space="preserve">Itajaí </w:t>
      </w:r>
      <w:r w:rsidR="008D59D4">
        <w:rPr>
          <w:lang w:val="pt-BR"/>
        </w:rPr>
        <w:t>e</w:t>
      </w:r>
      <w:r>
        <w:rPr>
          <w:lang w:val="pt-BR"/>
        </w:rPr>
        <w:t xml:space="preserve"> Navegantes. </w:t>
      </w:r>
    </w:p>
    <w:p w14:paraId="3C130399" w14:textId="07441746" w:rsidR="008C0E06" w:rsidRDefault="00A1285D">
      <w:pPr>
        <w:pStyle w:val="Text"/>
        <w:ind w:firstLine="0"/>
        <w:rPr>
          <w:lang w:val="pt-BR"/>
        </w:rPr>
      </w:pPr>
      <w:r w:rsidRPr="001F4C5C">
        <w:rPr>
          <w:noProof/>
          <w:lang w:val="pt-BR" w:eastAsia="ja-JP"/>
        </w:rPr>
        <mc:AlternateContent>
          <mc:Choice Requires="wps">
            <w:drawing>
              <wp:anchor distT="0" distB="0" distL="114300" distR="114300" simplePos="0" relativeHeight="251689984" behindDoc="0" locked="0" layoutInCell="1" allowOverlap="1" wp14:anchorId="77635668" wp14:editId="4024D198">
                <wp:simplePos x="0" y="0"/>
                <wp:positionH relativeFrom="margin">
                  <wp:posOffset>3406140</wp:posOffset>
                </wp:positionH>
                <wp:positionV relativeFrom="margin">
                  <wp:posOffset>7246620</wp:posOffset>
                </wp:positionV>
                <wp:extent cx="3138170" cy="1685925"/>
                <wp:effectExtent l="0" t="0" r="5080" b="9525"/>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68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A05BE" w14:textId="77777777" w:rsidR="00C938FA" w:rsidRDefault="00C938FA" w:rsidP="00C938FA">
                            <w:pPr>
                              <w:pStyle w:val="Textodenotaderodap"/>
                              <w:ind w:firstLine="0"/>
                              <w:jc w:val="center"/>
                            </w:pPr>
                            <w:r>
                              <w:rPr>
                                <w:noProof/>
                                <w:lang w:val="pt-BR" w:eastAsia="ja-JP"/>
                              </w:rPr>
                              <w:drawing>
                                <wp:inline distT="0" distB="0" distL="0" distR="0" wp14:anchorId="4441DFBA" wp14:editId="2E30C075">
                                  <wp:extent cx="2381535" cy="1414919"/>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2">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2B6B03A5" w14:textId="77777777" w:rsidR="00C938FA" w:rsidRDefault="00C938FA" w:rsidP="00C938FA">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 (REVER)</w:t>
                            </w:r>
                          </w:p>
                          <w:p w14:paraId="43779E91" w14:textId="77777777" w:rsidR="00C938FA" w:rsidRPr="00F2348A" w:rsidRDefault="00C938FA" w:rsidP="00C938FA">
                            <w:pPr>
                              <w:pStyle w:val="Textodenotaderodap"/>
                              <w:ind w:firstLine="0"/>
                              <w:rPr>
                                <w:lang w:val="pt-BR"/>
                              </w:rPr>
                            </w:pPr>
                          </w:p>
                          <w:p w14:paraId="5F0B0168" w14:textId="77777777" w:rsidR="00C938FA" w:rsidRPr="00F2348A" w:rsidRDefault="00C938FA" w:rsidP="00C938FA">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68.2pt;margin-top:570.6pt;width:247.1pt;height:132.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" stroked="f">
                <v:textbox inset="0,0,0,0">
                  <w:txbxContent>
                    <w:p w14:paraId="116A05BE" w14:textId="77777777" w:rsidR="00C938FA" w:rsidRDefault="00C938FA" w:rsidP="00C938FA">
                      <w:pPr>
                        <w:pStyle w:val="Textodenotaderodap"/>
                        <w:ind w:firstLine="0"/>
                        <w:jc w:val="center"/>
                      </w:pPr>
                      <w:r>
                        <w:rPr>
                          <w:noProof/>
                          <w:lang w:val="pt-BR" w:eastAsia="ja-JP"/>
                        </w:rPr>
                        <w:drawing>
                          <wp:inline distT="0" distB="0" distL="0" distR="0" wp14:anchorId="4441DFBA" wp14:editId="2E30C075">
                            <wp:extent cx="2381535" cy="1414919"/>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2">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2B6B03A5" w14:textId="77777777" w:rsidR="00C938FA" w:rsidRDefault="00C938FA" w:rsidP="00C938FA">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 (REVER)</w:t>
                      </w:r>
                    </w:p>
                    <w:p w14:paraId="43779E91" w14:textId="77777777" w:rsidR="00C938FA" w:rsidRPr="00F2348A" w:rsidRDefault="00C938FA" w:rsidP="00C938FA">
                      <w:pPr>
                        <w:pStyle w:val="Textodenotaderodap"/>
                        <w:ind w:firstLine="0"/>
                        <w:rPr>
                          <w:lang w:val="pt-BR"/>
                        </w:rPr>
                      </w:pPr>
                    </w:p>
                    <w:p w14:paraId="5F0B0168" w14:textId="77777777" w:rsidR="00C938FA" w:rsidRPr="00F2348A" w:rsidRDefault="00C938FA" w:rsidP="00C938FA">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C0E06">
        <w:rPr>
          <w:lang w:val="pt-BR"/>
        </w:rPr>
        <w:tab/>
        <w:t>Duas rotas principais são utilizadas nessa travessia</w:t>
      </w:r>
      <w:r w:rsidR="003A56D4">
        <w:rPr>
          <w:lang w:val="pt-BR"/>
        </w:rPr>
        <w:t>:</w:t>
      </w:r>
      <w:r w:rsidR="008C0E06">
        <w:rPr>
          <w:lang w:val="pt-BR"/>
        </w:rPr>
        <w:t xml:space="preserve"> a via pela BR-101 e BR-470</w:t>
      </w:r>
      <w:r w:rsidR="003A56D4">
        <w:rPr>
          <w:lang w:val="pt-BR"/>
        </w:rPr>
        <w:t>;</w:t>
      </w:r>
      <w:r w:rsidR="008C0E06">
        <w:rPr>
          <w:lang w:val="pt-BR"/>
        </w:rPr>
        <w:t xml:space="preserve"> </w:t>
      </w:r>
      <w:r w:rsidR="008D59D4">
        <w:rPr>
          <w:lang w:val="pt-BR"/>
        </w:rPr>
        <w:t xml:space="preserve">e </w:t>
      </w:r>
      <w:r w:rsidR="008C0E06">
        <w:rPr>
          <w:lang w:val="pt-BR"/>
        </w:rPr>
        <w:t xml:space="preserve">a via </w:t>
      </w:r>
      <w:r w:rsidR="008D59D4">
        <w:rPr>
          <w:lang w:val="pt-BR"/>
        </w:rPr>
        <w:t>pel</w:t>
      </w:r>
      <w:r w:rsidR="008C0E06">
        <w:rPr>
          <w:lang w:val="pt-BR"/>
        </w:rPr>
        <w:t>a Avenida Santos Dumont</w:t>
      </w:r>
      <w:r w:rsidR="003A56D4">
        <w:rPr>
          <w:lang w:val="pt-BR"/>
        </w:rPr>
        <w:t>.</w:t>
      </w:r>
      <w:r w:rsidR="008C0E06">
        <w:rPr>
          <w:lang w:val="pt-BR"/>
        </w:rPr>
        <w:t xml:space="preserve"> </w:t>
      </w:r>
      <w:r w:rsidR="003A56D4">
        <w:rPr>
          <w:lang w:val="pt-BR"/>
        </w:rPr>
        <w:t>O</w:t>
      </w:r>
      <w:r w:rsidR="009139D8">
        <w:rPr>
          <w:lang w:val="pt-BR"/>
        </w:rPr>
        <w:t xml:space="preserve"> primeiro trajeto </w:t>
      </w:r>
      <w:r w:rsidR="008D59D4">
        <w:rPr>
          <w:lang w:val="pt-BR"/>
        </w:rPr>
        <w:t>percorre uma distância de</w:t>
      </w:r>
      <w:r w:rsidR="009139D8">
        <w:rPr>
          <w:lang w:val="pt-BR"/>
        </w:rPr>
        <w:t xml:space="preserve"> 24 Km, enquanto</w:t>
      </w:r>
      <w:r w:rsidR="008D59D4">
        <w:rPr>
          <w:lang w:val="pt-BR"/>
        </w:rPr>
        <w:t xml:space="preserve"> no segundo trajeto a distância é de apenas </w:t>
      </w:r>
      <w:r w:rsidR="009139D8">
        <w:rPr>
          <w:lang w:val="pt-BR"/>
        </w:rPr>
        <w:t>2,7 Km</w:t>
      </w:r>
      <w:r w:rsidR="008D59D4">
        <w:rPr>
          <w:lang w:val="pt-BR"/>
        </w:rPr>
        <w:t xml:space="preserve">, contando com </w:t>
      </w:r>
      <w:r w:rsidR="008C0E06">
        <w:rPr>
          <w:lang w:val="pt-BR"/>
        </w:rPr>
        <w:t xml:space="preserve">uma </w:t>
      </w:r>
      <w:r w:rsidR="00183CA0">
        <w:rPr>
          <w:lang w:val="pt-BR"/>
        </w:rPr>
        <w:t>b</w:t>
      </w:r>
      <w:r w:rsidR="008C0E06">
        <w:rPr>
          <w:lang w:val="pt-BR"/>
        </w:rPr>
        <w:t>alsa intermediária, que atravessa o Rio Itajaí-Açu</w:t>
      </w:r>
      <w:r w:rsidR="00CD18A5">
        <w:rPr>
          <w:lang w:val="pt-BR"/>
        </w:rPr>
        <w:t xml:space="preserve">, </w:t>
      </w:r>
      <w:r w:rsidR="008D59D4">
        <w:rPr>
          <w:lang w:val="pt-BR"/>
        </w:rPr>
        <w:t>cuja travessia é cobrada a quantia de</w:t>
      </w:r>
      <w:r w:rsidR="00CD18A5">
        <w:rPr>
          <w:lang w:val="pt-BR"/>
        </w:rPr>
        <w:t xml:space="preserve"> R$ </w:t>
      </w:r>
      <w:r w:rsidR="008D59D4">
        <w:rPr>
          <w:lang w:val="pt-BR"/>
        </w:rPr>
        <w:t>8,</w:t>
      </w:r>
      <w:r w:rsidR="0003473A">
        <w:rPr>
          <w:lang w:val="pt-BR"/>
        </w:rPr>
        <w:t>75</w:t>
      </w:r>
      <w:r w:rsidR="008E46A8">
        <w:rPr>
          <w:lang w:val="pt-BR"/>
        </w:rPr>
        <w:t xml:space="preserve"> para clientes com automó</w:t>
      </w:r>
      <w:r w:rsidR="003A56D4">
        <w:rPr>
          <w:lang w:val="pt-BR"/>
        </w:rPr>
        <w:t>veis</w:t>
      </w:r>
      <w:r w:rsidR="008C0E06">
        <w:rPr>
          <w:lang w:val="pt-BR"/>
        </w:rPr>
        <w:t>.</w:t>
      </w:r>
    </w:p>
    <w:p w14:paraId="28E486D7" w14:textId="643AB86C" w:rsidR="00614A12" w:rsidRDefault="009139D8" w:rsidP="0090608B">
      <w:pPr>
        <w:pStyle w:val="Text"/>
        <w:ind w:firstLine="0"/>
        <w:rPr>
          <w:lang w:val="pt-BR"/>
        </w:rPr>
      </w:pPr>
      <w:r>
        <w:rPr>
          <w:lang w:val="pt-BR"/>
        </w:rPr>
        <w:tab/>
      </w:r>
      <w:r w:rsidR="00614A12">
        <w:rPr>
          <w:lang w:val="pt-BR"/>
        </w:rPr>
        <w:t>(</w:t>
      </w:r>
      <w:r w:rsidR="001A14F3">
        <w:rPr>
          <w:lang w:val="pt-BR"/>
        </w:rPr>
        <w:t>PARÁGRAFO PARA JUSTIFICAR A MELHORIA DA CONEXÃO ENTRE AS CIDADES</w:t>
      </w:r>
      <w:r w:rsidR="00614A12">
        <w:rPr>
          <w:lang w:val="pt-BR"/>
        </w:rPr>
        <w:t>).</w:t>
      </w:r>
    </w:p>
    <w:p w14:paraId="7918C49F" w14:textId="500CC851" w:rsidR="00E97402" w:rsidRPr="0090608B" w:rsidRDefault="009139D8" w:rsidP="00530ED0">
      <w:pPr>
        <w:pStyle w:val="Text"/>
        <w:rPr>
          <w:lang w:val="pt-BR"/>
        </w:rPr>
      </w:pPr>
      <w:r>
        <w:rPr>
          <w:lang w:val="pt-BR"/>
        </w:rPr>
        <w:t xml:space="preserve">Este documento </w:t>
      </w:r>
      <w:r w:rsidR="00614A12">
        <w:rPr>
          <w:lang w:val="pt-BR"/>
        </w:rPr>
        <w:t>visa</w:t>
      </w:r>
      <w:r>
        <w:rPr>
          <w:lang w:val="pt-BR"/>
        </w:rPr>
        <w:t xml:space="preserve"> </w:t>
      </w:r>
      <w:r w:rsidR="008D59D4">
        <w:rPr>
          <w:lang w:val="pt-BR"/>
        </w:rPr>
        <w:t xml:space="preserve">demonstrar os problemas </w:t>
      </w:r>
      <w:r w:rsidR="004C0BEB">
        <w:rPr>
          <w:lang w:val="pt-BR"/>
        </w:rPr>
        <w:t xml:space="preserve">relacionados </w:t>
      </w:r>
      <w:r w:rsidR="005B0AAE">
        <w:rPr>
          <w:lang w:val="pt-BR"/>
        </w:rPr>
        <w:t>à</w:t>
      </w:r>
      <w:r w:rsidR="004C0BEB">
        <w:rPr>
          <w:lang w:val="pt-BR"/>
        </w:rPr>
        <w:t xml:space="preserve"> conexão entre as cidades, utilizando custo e eficiência d</w:t>
      </w:r>
      <w:r w:rsidR="00614A12">
        <w:rPr>
          <w:lang w:val="pt-BR"/>
        </w:rPr>
        <w:t xml:space="preserve">as rotas existentes </w:t>
      </w:r>
      <w:r w:rsidR="004C0BEB">
        <w:rPr>
          <w:lang w:val="pt-BR"/>
        </w:rPr>
        <w:t>e comparando com outras cidades gêmeas.</w:t>
      </w:r>
    </w:p>
    <w:p w14:paraId="463C123B" w14:textId="27B09987" w:rsidR="008A3C23" w:rsidRDefault="002F560F" w:rsidP="001F4C5C">
      <w:pPr>
        <w:pStyle w:val="Ttulo1"/>
      </w:pPr>
      <w:proofErr w:type="spellStart"/>
      <w:r>
        <w:t>Método</w:t>
      </w:r>
      <w:proofErr w:type="spellEnd"/>
      <w:r>
        <w:t xml:space="preserve"> </w:t>
      </w:r>
      <w:proofErr w:type="spellStart"/>
      <w:r>
        <w:t>Escolhido</w:t>
      </w:r>
      <w:proofErr w:type="spellEnd"/>
      <w:r w:rsidR="00CD18A5">
        <w:t xml:space="preserve"> </w:t>
      </w:r>
    </w:p>
    <w:p w14:paraId="6C4EA8B9" w14:textId="43D29679" w:rsidR="00DD4EE9" w:rsidRPr="002F560F" w:rsidRDefault="005B0AAE">
      <w:pPr>
        <w:pStyle w:val="Text"/>
        <w:rPr>
          <w:lang w:val="pt-BR"/>
        </w:rPr>
      </w:pPr>
      <w:r>
        <w:rPr>
          <w:lang w:val="pt-BR"/>
        </w:rPr>
        <w:t>F</w:t>
      </w:r>
      <w:r w:rsidR="00DD4EE9">
        <w:rPr>
          <w:lang w:val="pt-BR"/>
        </w:rPr>
        <w:t>oi</w:t>
      </w:r>
      <w:r>
        <w:rPr>
          <w:lang w:val="pt-BR"/>
        </w:rPr>
        <w:t xml:space="preserve"> definida</w:t>
      </w:r>
      <w:r w:rsidR="00DD4EE9">
        <w:rPr>
          <w:lang w:val="pt-BR"/>
        </w:rPr>
        <w:t xml:space="preserve"> a utilização do método da lógica </w:t>
      </w:r>
      <w:proofErr w:type="spellStart"/>
      <w:r w:rsidR="00DD4EE9">
        <w:rPr>
          <w:lang w:val="pt-BR"/>
        </w:rPr>
        <w:t>Fuzzy</w:t>
      </w:r>
      <w:proofErr w:type="spellEnd"/>
      <w:r w:rsidR="004C0BEB">
        <w:rPr>
          <w:lang w:val="pt-BR"/>
        </w:rPr>
        <w:t xml:space="preserve"> (ou lógica difusa)</w:t>
      </w:r>
      <w:r w:rsidR="00DD4EE9">
        <w:rPr>
          <w:lang w:val="pt-BR"/>
        </w:rPr>
        <w:t xml:space="preserve">, pois </w:t>
      </w:r>
      <w:r>
        <w:rPr>
          <w:lang w:val="pt-BR"/>
        </w:rPr>
        <w:t>os parâmetros de avaliação</w:t>
      </w:r>
      <w:r w:rsidR="00DD4EE9">
        <w:rPr>
          <w:lang w:val="pt-BR"/>
        </w:rPr>
        <w:t xml:space="preserve"> </w:t>
      </w:r>
      <w:r w:rsidR="00987FB8">
        <w:rPr>
          <w:lang w:val="pt-BR"/>
        </w:rPr>
        <w:t xml:space="preserve">de custo e </w:t>
      </w:r>
      <w:r w:rsidR="004C0BEB">
        <w:rPr>
          <w:lang w:val="pt-BR"/>
        </w:rPr>
        <w:t>eficiência</w:t>
      </w:r>
      <w:r w:rsidR="00183CA0">
        <w:rPr>
          <w:lang w:val="pt-BR"/>
        </w:rPr>
        <w:t xml:space="preserve"> </w:t>
      </w:r>
      <w:r w:rsidR="00987FB8">
        <w:rPr>
          <w:lang w:val="pt-BR"/>
        </w:rPr>
        <w:t>utiliza</w:t>
      </w:r>
      <w:r w:rsidR="008E46A8">
        <w:rPr>
          <w:lang w:val="pt-BR"/>
        </w:rPr>
        <w:t>do</w:t>
      </w:r>
      <w:r>
        <w:rPr>
          <w:lang w:val="pt-BR"/>
        </w:rPr>
        <w:t>s</w:t>
      </w:r>
      <w:r w:rsidR="00987FB8">
        <w:rPr>
          <w:lang w:val="pt-BR"/>
        </w:rPr>
        <w:t xml:space="preserve"> </w:t>
      </w:r>
      <w:r>
        <w:rPr>
          <w:lang w:val="pt-BR"/>
        </w:rPr>
        <w:t>n</w:t>
      </w:r>
      <w:r w:rsidR="00987FB8">
        <w:rPr>
          <w:lang w:val="pt-BR"/>
        </w:rPr>
        <w:t>o projeto</w:t>
      </w:r>
      <w:r w:rsidR="005D54D3">
        <w:rPr>
          <w:lang w:val="pt-BR"/>
        </w:rPr>
        <w:t xml:space="preserve"> produzem resultados qualitativos, </w:t>
      </w:r>
      <w:r>
        <w:rPr>
          <w:lang w:val="pt-BR"/>
        </w:rPr>
        <w:t>sendo então</w:t>
      </w:r>
      <w:r w:rsidR="004C0BEB">
        <w:rPr>
          <w:lang w:val="pt-BR"/>
        </w:rPr>
        <w:t xml:space="preserve"> </w:t>
      </w:r>
      <w:r>
        <w:rPr>
          <w:lang w:val="pt-BR"/>
        </w:rPr>
        <w:t>possível realizar a transformação através desse</w:t>
      </w:r>
      <w:r w:rsidR="004C0BEB">
        <w:rPr>
          <w:lang w:val="pt-BR"/>
        </w:rPr>
        <w:t xml:space="preserve"> método </w:t>
      </w:r>
      <w:r w:rsidR="00183CA0">
        <w:rPr>
          <w:lang w:val="pt-BR"/>
        </w:rPr>
        <w:t xml:space="preserve">dos dados </w:t>
      </w:r>
      <w:r>
        <w:rPr>
          <w:lang w:val="pt-BR"/>
        </w:rPr>
        <w:t xml:space="preserve">em </w:t>
      </w:r>
      <w:r w:rsidR="004C0BEB">
        <w:rPr>
          <w:lang w:val="pt-BR"/>
        </w:rPr>
        <w:t>resultados numéricos</w:t>
      </w:r>
      <w:r>
        <w:rPr>
          <w:lang w:val="pt-BR"/>
        </w:rPr>
        <w:t xml:space="preserve"> para analisá-los quant</w:t>
      </w:r>
      <w:r w:rsidR="008E46A8">
        <w:rPr>
          <w:lang w:val="pt-BR"/>
        </w:rPr>
        <w:t>i</w:t>
      </w:r>
      <w:r>
        <w:rPr>
          <w:lang w:val="pt-BR"/>
        </w:rPr>
        <w:t>t</w:t>
      </w:r>
      <w:r w:rsidR="008E46A8">
        <w:rPr>
          <w:lang w:val="pt-BR"/>
        </w:rPr>
        <w:t>ati</w:t>
      </w:r>
      <w:r>
        <w:rPr>
          <w:lang w:val="pt-BR"/>
        </w:rPr>
        <w:t>vamente</w:t>
      </w:r>
      <w:r w:rsidR="00987FB8">
        <w:rPr>
          <w:lang w:val="pt-BR"/>
        </w:rPr>
        <w:t>.</w:t>
      </w:r>
      <w:r>
        <w:rPr>
          <w:lang w:val="pt-BR"/>
        </w:rPr>
        <w:t xml:space="preserve"> Com o uso da lógica </w:t>
      </w:r>
      <w:proofErr w:type="spellStart"/>
      <w:r>
        <w:rPr>
          <w:lang w:val="pt-BR"/>
        </w:rPr>
        <w:t>Fuzzy</w:t>
      </w:r>
      <w:proofErr w:type="spellEnd"/>
      <w:r>
        <w:rPr>
          <w:lang w:val="pt-BR"/>
        </w:rPr>
        <w:t xml:space="preserve"> será possível avaliar as rotas mais viáveis e compará-las com a situação existente no trajeto entre Itaja</w:t>
      </w:r>
      <w:r w:rsidR="003A692D">
        <w:rPr>
          <w:lang w:val="pt-BR"/>
        </w:rPr>
        <w:t>í</w:t>
      </w:r>
      <w:r>
        <w:rPr>
          <w:lang w:val="pt-BR"/>
        </w:rPr>
        <w:t xml:space="preserve"> e Navegantes.</w:t>
      </w:r>
      <w:r w:rsidR="004C0BEB">
        <w:rPr>
          <w:lang w:val="pt-BR"/>
        </w:rPr>
        <w:t>.</w:t>
      </w:r>
    </w:p>
    <w:p w14:paraId="4CFE71E7" w14:textId="07E26165" w:rsidR="00E97B99" w:rsidRDefault="00987FB8" w:rsidP="00E97B99">
      <w:pPr>
        <w:pStyle w:val="Ttulo2"/>
      </w:pPr>
      <w:proofErr w:type="spellStart"/>
      <w:r>
        <w:t>Definição</w:t>
      </w:r>
      <w:proofErr w:type="spellEnd"/>
      <w:r>
        <w:t xml:space="preserve"> de </w:t>
      </w:r>
      <w:proofErr w:type="spellStart"/>
      <w:r>
        <w:t>Lógica</w:t>
      </w:r>
      <w:proofErr w:type="spellEnd"/>
      <w:r>
        <w:t xml:space="preserve"> Fuzzy</w:t>
      </w:r>
    </w:p>
    <w:p w14:paraId="586486DB" w14:textId="0DCAE74B" w:rsidR="00E97B99" w:rsidRDefault="004C3053" w:rsidP="00E97B99">
      <w:pPr>
        <w:pStyle w:val="Text"/>
        <w:ind w:firstLine="144"/>
        <w:rPr>
          <w:lang w:val="pt-BR"/>
        </w:rPr>
      </w:pPr>
      <w:r w:rsidRPr="004C3053">
        <w:rPr>
          <w:lang w:val="pt-BR"/>
        </w:rPr>
        <w:t xml:space="preserve">A lógica </w:t>
      </w:r>
      <w:proofErr w:type="spellStart"/>
      <w:r w:rsidR="00F2348A">
        <w:rPr>
          <w:lang w:val="pt-BR"/>
        </w:rPr>
        <w:t>F</w:t>
      </w:r>
      <w:r w:rsidRPr="004C3053">
        <w:rPr>
          <w:lang w:val="pt-BR"/>
        </w:rPr>
        <w:t>uzzy</w:t>
      </w:r>
      <w:proofErr w:type="spellEnd"/>
      <w:r w:rsidRPr="004C3053">
        <w:rPr>
          <w:lang w:val="pt-BR"/>
        </w:rPr>
        <w:t xml:space="preserve"> aplica </w:t>
      </w:r>
      <w:r w:rsidR="005B0AAE">
        <w:rPr>
          <w:lang w:val="pt-BR"/>
        </w:rPr>
        <w:t>o</w:t>
      </w:r>
      <w:r w:rsidR="005B0AAE" w:rsidRPr="004C3053">
        <w:rPr>
          <w:lang w:val="pt-BR"/>
        </w:rPr>
        <w:t xml:space="preserve"> </w:t>
      </w:r>
      <w:r w:rsidRPr="004C3053">
        <w:rPr>
          <w:lang w:val="pt-BR"/>
        </w:rPr>
        <w:t xml:space="preserve">conceito </w:t>
      </w:r>
      <w:r w:rsidR="005B0AAE">
        <w:rPr>
          <w:lang w:val="pt-BR"/>
        </w:rPr>
        <w:t>de</w:t>
      </w:r>
      <w:r w:rsidRPr="004C3053">
        <w:rPr>
          <w:lang w:val="pt-BR"/>
        </w:rPr>
        <w:t xml:space="preserve"> </w:t>
      </w:r>
      <w:r w:rsidR="005B0AAE">
        <w:rPr>
          <w:lang w:val="pt-BR"/>
        </w:rPr>
        <w:t>que</w:t>
      </w:r>
      <w:r w:rsidR="00023192">
        <w:rPr>
          <w:lang w:val="pt-BR"/>
        </w:rPr>
        <w:t xml:space="preserve"> </w:t>
      </w:r>
      <w:r w:rsidR="001A14F3">
        <w:rPr>
          <w:lang w:val="pt-BR"/>
        </w:rPr>
        <w:t>há exceções às regras</w:t>
      </w:r>
      <w:r w:rsidRPr="004C3053">
        <w:rPr>
          <w:lang w:val="pt-BR"/>
        </w:rPr>
        <w:t xml:space="preserve"> definid</w:t>
      </w:r>
      <w:r w:rsidR="001A14F3">
        <w:rPr>
          <w:lang w:val="pt-BR"/>
        </w:rPr>
        <w:t>as</w:t>
      </w:r>
      <w:r w:rsidRPr="004C3053">
        <w:rPr>
          <w:lang w:val="pt-BR"/>
        </w:rPr>
        <w:t xml:space="preserve"> </w:t>
      </w:r>
      <w:r w:rsidR="001A14F3">
        <w:rPr>
          <w:lang w:val="pt-BR"/>
        </w:rPr>
        <w:t>pela</w:t>
      </w:r>
      <w:r>
        <w:rPr>
          <w:lang w:val="pt-BR"/>
        </w:rPr>
        <w:t xml:space="preserve"> lógica booleana</w:t>
      </w:r>
      <w:r w:rsidR="001A14F3">
        <w:rPr>
          <w:lang w:val="pt-BR"/>
        </w:rPr>
        <w:t>,</w:t>
      </w:r>
      <w:r>
        <w:rPr>
          <w:lang w:val="pt-BR"/>
        </w:rPr>
        <w:t xml:space="preserve"> </w:t>
      </w:r>
      <w:r w:rsidR="004C0BEB">
        <w:rPr>
          <w:lang w:val="pt-BR"/>
        </w:rPr>
        <w:t>a</w:t>
      </w:r>
      <w:r w:rsidR="001A14F3">
        <w:rPr>
          <w:lang w:val="pt-BR"/>
        </w:rPr>
        <w:t>o</w:t>
      </w:r>
      <w:r w:rsidR="004C0BEB">
        <w:rPr>
          <w:lang w:val="pt-BR"/>
        </w:rPr>
        <w:t xml:space="preserve"> qual </w:t>
      </w:r>
      <w:r w:rsidR="001A14F3">
        <w:rPr>
          <w:lang w:val="pt-BR"/>
        </w:rPr>
        <w:t>visa diferenciar</w:t>
      </w:r>
      <w:r w:rsidR="004C0BEB">
        <w:rPr>
          <w:lang w:val="pt-BR"/>
        </w:rPr>
        <w:t xml:space="preserve"> valores </w:t>
      </w:r>
      <w:r>
        <w:rPr>
          <w:lang w:val="pt-BR"/>
        </w:rPr>
        <w:t>apenas</w:t>
      </w:r>
      <w:r w:rsidR="004C0BEB">
        <w:rPr>
          <w:lang w:val="pt-BR"/>
        </w:rPr>
        <w:t xml:space="preserve"> entre</w:t>
      </w:r>
      <w:r>
        <w:rPr>
          <w:lang w:val="pt-BR"/>
        </w:rPr>
        <w:t xml:space="preserve"> 0 ou 1, v</w:t>
      </w:r>
      <w:r w:rsidRPr="004C3053">
        <w:rPr>
          <w:lang w:val="pt-BR"/>
        </w:rPr>
        <w:t>erdadeiro ou falso</w:t>
      </w:r>
      <w:r w:rsidR="00E34F64" w:rsidRPr="004C3053">
        <w:rPr>
          <w:lang w:val="pt-BR"/>
        </w:rPr>
        <w:t>.</w:t>
      </w:r>
      <w:r w:rsidR="001A14F3">
        <w:rPr>
          <w:lang w:val="pt-BR"/>
        </w:rPr>
        <w:t xml:space="preserve"> Para a lógica </w:t>
      </w:r>
      <w:proofErr w:type="spellStart"/>
      <w:r w:rsidR="001A14F3">
        <w:rPr>
          <w:lang w:val="pt-BR"/>
        </w:rPr>
        <w:t>Fuzzy</w:t>
      </w:r>
      <w:proofErr w:type="spellEnd"/>
      <w:r w:rsidR="001A14F3">
        <w:rPr>
          <w:lang w:val="pt-BR"/>
        </w:rPr>
        <w:t>, d</w:t>
      </w:r>
      <w:r>
        <w:rPr>
          <w:lang w:val="pt-BR"/>
        </w:rPr>
        <w:t xml:space="preserve">entro das duas possibilidades da lógica booleana podem </w:t>
      </w:r>
      <w:r w:rsidR="001A14F3">
        <w:rPr>
          <w:lang w:val="pt-BR"/>
        </w:rPr>
        <w:t xml:space="preserve">ocorrer </w:t>
      </w:r>
      <w:r>
        <w:rPr>
          <w:lang w:val="pt-BR"/>
        </w:rPr>
        <w:t xml:space="preserve">“graus de verdade”, ou seja, o quanto </w:t>
      </w:r>
      <w:r w:rsidR="004C0BEB">
        <w:rPr>
          <w:lang w:val="pt-BR"/>
        </w:rPr>
        <w:t>a variável é</w:t>
      </w:r>
      <w:r>
        <w:rPr>
          <w:lang w:val="pt-BR"/>
        </w:rPr>
        <w:t xml:space="preserve"> verdade</w:t>
      </w:r>
      <w:r w:rsidR="004C0BEB">
        <w:rPr>
          <w:lang w:val="pt-BR"/>
        </w:rPr>
        <w:t>ira</w:t>
      </w:r>
      <w:r>
        <w:rPr>
          <w:lang w:val="pt-BR"/>
        </w:rPr>
        <w:t xml:space="preserve"> a partir de valores reais entre 0 e 1.</w:t>
      </w:r>
    </w:p>
    <w:p w14:paraId="4EA7BA1F" w14:textId="429DEF34" w:rsidR="004C3053" w:rsidRDefault="001A14F3" w:rsidP="00E97B99">
      <w:pPr>
        <w:pStyle w:val="Text"/>
        <w:ind w:firstLine="144"/>
        <w:rPr>
          <w:lang w:val="pt-BR"/>
        </w:rPr>
      </w:pPr>
      <w:r>
        <w:rPr>
          <w:lang w:val="pt-BR"/>
        </w:rPr>
        <w:t>E</w:t>
      </w:r>
      <w:r w:rsidR="004C3053">
        <w:rPr>
          <w:lang w:val="pt-BR"/>
        </w:rPr>
        <w:t>m 1965</w:t>
      </w:r>
      <w:r>
        <w:rPr>
          <w:lang w:val="pt-BR"/>
        </w:rPr>
        <w:t>,</w:t>
      </w:r>
      <w:r w:rsidR="004C0EC0">
        <w:rPr>
          <w:lang w:val="pt-BR"/>
        </w:rPr>
        <w:t xml:space="preserve"> a lógica </w:t>
      </w:r>
      <w:proofErr w:type="spellStart"/>
      <w:r w:rsidR="004C0EC0">
        <w:rPr>
          <w:lang w:val="pt-BR"/>
        </w:rPr>
        <w:t>Fuzzy</w:t>
      </w:r>
      <w:proofErr w:type="spellEnd"/>
      <w:r w:rsidR="004C0EC0">
        <w:rPr>
          <w:lang w:val="pt-BR"/>
        </w:rPr>
        <w:t xml:space="preserve"> foi proposta pelo</w:t>
      </w:r>
      <w:r w:rsidR="009F1C9C">
        <w:rPr>
          <w:lang w:val="pt-BR"/>
        </w:rPr>
        <w:t xml:space="preserve"> </w:t>
      </w:r>
      <w:r w:rsidR="004C3053">
        <w:rPr>
          <w:lang w:val="pt-BR"/>
        </w:rPr>
        <w:t xml:space="preserve">Dr. </w:t>
      </w:r>
      <w:proofErr w:type="spellStart"/>
      <w:r w:rsidR="004C3053">
        <w:rPr>
          <w:lang w:val="pt-BR"/>
        </w:rPr>
        <w:t>Lofti</w:t>
      </w:r>
      <w:proofErr w:type="spellEnd"/>
      <w:r w:rsidR="004C3053">
        <w:rPr>
          <w:lang w:val="pt-BR"/>
        </w:rPr>
        <w:t xml:space="preserve"> A. </w:t>
      </w:r>
      <w:proofErr w:type="spellStart"/>
      <w:r w:rsidR="004C3053">
        <w:rPr>
          <w:lang w:val="pt-BR"/>
        </w:rPr>
        <w:t>Zadeh</w:t>
      </w:r>
      <w:proofErr w:type="spellEnd"/>
      <w:r w:rsidR="004C3053">
        <w:rPr>
          <w:lang w:val="pt-BR"/>
        </w:rPr>
        <w:t xml:space="preserve"> na Universidade da Califórnia</w:t>
      </w:r>
      <w:r w:rsidR="00D64E90">
        <w:rPr>
          <w:lang w:val="pt-BR"/>
        </w:rPr>
        <w:t xml:space="preserve"> [1]</w:t>
      </w:r>
      <w:r w:rsidR="004C0EC0">
        <w:rPr>
          <w:lang w:val="pt-BR"/>
        </w:rPr>
        <w:t>, que</w:t>
      </w:r>
      <w:r w:rsidR="004C3053">
        <w:rPr>
          <w:lang w:val="pt-BR"/>
        </w:rPr>
        <w:t xml:space="preserve"> trabalhava no </w:t>
      </w:r>
      <w:r>
        <w:rPr>
          <w:lang w:val="pt-BR"/>
        </w:rPr>
        <w:t>projeto</w:t>
      </w:r>
      <w:r w:rsidR="009F1C9C">
        <w:rPr>
          <w:lang w:val="pt-BR"/>
        </w:rPr>
        <w:t xml:space="preserve"> </w:t>
      </w:r>
      <w:r w:rsidR="004C3053">
        <w:rPr>
          <w:lang w:val="pt-BR"/>
        </w:rPr>
        <w:t>de</w:t>
      </w:r>
      <w:r>
        <w:rPr>
          <w:lang w:val="pt-BR"/>
        </w:rPr>
        <w:t xml:space="preserve"> possibilitar a</w:t>
      </w:r>
      <w:r w:rsidR="004C3053">
        <w:rPr>
          <w:lang w:val="pt-BR"/>
        </w:rPr>
        <w:t xml:space="preserve"> um computador entender a linguagem natural</w:t>
      </w:r>
      <w:r w:rsidR="004C0EC0">
        <w:rPr>
          <w:lang w:val="pt-BR"/>
        </w:rPr>
        <w:t>, tendo o uso da lógica booleana acarretado</w:t>
      </w:r>
      <w:r>
        <w:rPr>
          <w:lang w:val="pt-BR"/>
        </w:rPr>
        <w:t xml:space="preserve"> em problemas pela dificul</w:t>
      </w:r>
      <w:r w:rsidR="008E46A8">
        <w:rPr>
          <w:lang w:val="pt-BR"/>
        </w:rPr>
        <w:t>d</w:t>
      </w:r>
      <w:r>
        <w:rPr>
          <w:lang w:val="pt-BR"/>
        </w:rPr>
        <w:t xml:space="preserve">ade em aplicar a dicotomia de </w:t>
      </w:r>
      <w:r w:rsidR="008E46A8">
        <w:rPr>
          <w:lang w:val="pt-BR"/>
        </w:rPr>
        <w:t>verdadeiro e falso para casos reais do cotidiano</w:t>
      </w:r>
      <w:r w:rsidR="00610016">
        <w:rPr>
          <w:lang w:val="pt-BR"/>
        </w:rPr>
        <w:t xml:space="preserve"> </w:t>
      </w:r>
      <w:r w:rsidR="00D64E90">
        <w:rPr>
          <w:lang w:val="pt-BR"/>
        </w:rPr>
        <w:t>[2</w:t>
      </w:r>
      <w:r w:rsidR="00610016">
        <w:rPr>
          <w:lang w:val="pt-BR"/>
        </w:rPr>
        <w:t>].</w:t>
      </w:r>
    </w:p>
    <w:p w14:paraId="47041150" w14:textId="319DA15C" w:rsidR="00F2348A" w:rsidRDefault="004C0EC0" w:rsidP="0030333A">
      <w:pPr>
        <w:pStyle w:val="Text"/>
        <w:ind w:firstLine="144"/>
        <w:rPr>
          <w:lang w:val="pt-BR"/>
        </w:rPr>
      </w:pPr>
      <w:r>
        <w:rPr>
          <w:lang w:val="pt-BR"/>
        </w:rPr>
        <w:t>Uma das principais características d</w:t>
      </w:r>
      <w:r w:rsidR="00F2348A">
        <w:rPr>
          <w:lang w:val="pt-BR"/>
        </w:rPr>
        <w:t xml:space="preserve">a lógica </w:t>
      </w:r>
      <w:proofErr w:type="spellStart"/>
      <w:r w:rsidR="00F2348A">
        <w:rPr>
          <w:lang w:val="pt-BR"/>
        </w:rPr>
        <w:t>F</w:t>
      </w:r>
      <w:r w:rsidR="004C3053">
        <w:rPr>
          <w:lang w:val="pt-BR"/>
        </w:rPr>
        <w:t>uzzy</w:t>
      </w:r>
      <w:proofErr w:type="spellEnd"/>
      <w:r>
        <w:rPr>
          <w:lang w:val="pt-BR"/>
        </w:rPr>
        <w:t xml:space="preserve"> é a capacidade de</w:t>
      </w:r>
      <w:r w:rsidR="009F1C9C">
        <w:rPr>
          <w:lang w:val="pt-BR"/>
        </w:rPr>
        <w:t xml:space="preserve"> </w:t>
      </w:r>
      <w:r w:rsidR="004C3053">
        <w:rPr>
          <w:lang w:val="pt-BR"/>
        </w:rPr>
        <w:t xml:space="preserve">quantificar dados qualitativos e expressões linguísticas, como por exemplo, </w:t>
      </w:r>
      <w:r>
        <w:rPr>
          <w:lang w:val="pt-BR"/>
        </w:rPr>
        <w:t xml:space="preserve">não </w:t>
      </w:r>
      <w:r w:rsidR="008E46A8">
        <w:rPr>
          <w:lang w:val="pt-BR"/>
        </w:rPr>
        <w:t>simplesmente</w:t>
      </w:r>
      <w:r>
        <w:rPr>
          <w:lang w:val="pt-BR"/>
        </w:rPr>
        <w:t xml:space="preserve"> definir uma pessoa como jovem</w:t>
      </w:r>
      <w:r w:rsidR="00F70EFA">
        <w:rPr>
          <w:lang w:val="pt-BR"/>
        </w:rPr>
        <w:t xml:space="preserve"> ou</w:t>
      </w:r>
      <w:r>
        <w:rPr>
          <w:lang w:val="pt-BR"/>
        </w:rPr>
        <w:t xml:space="preserve"> idosa</w:t>
      </w:r>
      <w:r w:rsidR="00F70EFA">
        <w:rPr>
          <w:lang w:val="pt-BR"/>
        </w:rPr>
        <w:t>, mas</w:t>
      </w:r>
      <w:r>
        <w:rPr>
          <w:lang w:val="pt-BR"/>
        </w:rPr>
        <w:t xml:space="preserve"> através de</w:t>
      </w:r>
      <w:r w:rsidR="00F70EFA">
        <w:rPr>
          <w:lang w:val="pt-BR"/>
        </w:rPr>
        <w:t xml:space="preserve"> transições entre</w:t>
      </w:r>
      <w:r>
        <w:rPr>
          <w:lang w:val="pt-BR"/>
        </w:rPr>
        <w:t xml:space="preserve"> os estados extremos, tais como criança, adolescente e meia-idade.</w:t>
      </w:r>
      <w:r w:rsidR="00F70EFA">
        <w:rPr>
          <w:lang w:val="pt-BR"/>
        </w:rPr>
        <w:t xml:space="preserve"> </w:t>
      </w:r>
      <w:r w:rsidR="009F1C9C">
        <w:rPr>
          <w:lang w:val="pt-BR"/>
        </w:rPr>
        <w:t>O</w:t>
      </w:r>
      <w:r w:rsidR="00F70EFA">
        <w:rPr>
          <w:lang w:val="pt-BR"/>
        </w:rPr>
        <w:t xml:space="preserve"> u</w:t>
      </w:r>
      <w:r w:rsidR="009F1C9C">
        <w:rPr>
          <w:lang w:val="pt-BR"/>
        </w:rPr>
        <w:t>so</w:t>
      </w:r>
      <w:r w:rsidR="00F70EFA">
        <w:rPr>
          <w:lang w:val="pt-BR"/>
        </w:rPr>
        <w:t xml:space="preserve"> des</w:t>
      </w:r>
      <w:r>
        <w:rPr>
          <w:lang w:val="pt-BR"/>
        </w:rPr>
        <w:t>s</w:t>
      </w:r>
      <w:r w:rsidR="00F70EFA">
        <w:rPr>
          <w:lang w:val="pt-BR"/>
        </w:rPr>
        <w:t xml:space="preserve">a lógica é </w:t>
      </w:r>
      <w:r>
        <w:rPr>
          <w:lang w:val="pt-BR"/>
        </w:rPr>
        <w:t xml:space="preserve">possível de ser </w:t>
      </w:r>
      <w:proofErr w:type="gramStart"/>
      <w:r w:rsidR="00F70EFA">
        <w:rPr>
          <w:lang w:val="pt-BR"/>
        </w:rPr>
        <w:t>represen</w:t>
      </w:r>
      <w:r w:rsidR="009F1C9C">
        <w:rPr>
          <w:lang w:val="pt-BR"/>
        </w:rPr>
        <w:t>tado</w:t>
      </w:r>
      <w:r w:rsidR="00F70EFA">
        <w:rPr>
          <w:lang w:val="pt-BR"/>
        </w:rPr>
        <w:t xml:space="preserve"> por um gr</w:t>
      </w:r>
      <w:r w:rsidR="009E75A5">
        <w:rPr>
          <w:lang w:val="pt-BR"/>
        </w:rPr>
        <w:t xml:space="preserve">áfico </w:t>
      </w:r>
      <w:r>
        <w:rPr>
          <w:lang w:val="pt-BR"/>
        </w:rPr>
        <w:t>com as</w:t>
      </w:r>
      <w:r w:rsidR="009E75A5">
        <w:rPr>
          <w:lang w:val="pt-BR"/>
        </w:rPr>
        <w:t xml:space="preserve"> variáveis e </w:t>
      </w:r>
      <w:r>
        <w:rPr>
          <w:lang w:val="pt-BR"/>
        </w:rPr>
        <w:t>seus níveis de verdade entre os dois extremos</w:t>
      </w:r>
      <w:proofErr w:type="gramEnd"/>
      <w:r>
        <w:rPr>
          <w:lang w:val="pt-BR"/>
        </w:rPr>
        <w:t>.</w:t>
      </w:r>
    </w:p>
    <w:p w14:paraId="36C6CD20" w14:textId="5365D051" w:rsidR="00C938FA" w:rsidRPr="004C3053" w:rsidRDefault="00C938FA" w:rsidP="0030333A">
      <w:pPr>
        <w:pStyle w:val="Text"/>
        <w:ind w:firstLine="144"/>
        <w:rPr>
          <w:lang w:val="pt-BR"/>
        </w:rPr>
      </w:pPr>
    </w:p>
    <w:p w14:paraId="59359822" w14:textId="5114F13B" w:rsidR="00E97B99" w:rsidRDefault="00987FB8" w:rsidP="00E97B99">
      <w:pPr>
        <w:pStyle w:val="Ttulo2"/>
      </w:pPr>
      <w:proofErr w:type="spellStart"/>
      <w:r>
        <w:t>Implementação</w:t>
      </w:r>
      <w:proofErr w:type="spellEnd"/>
      <w:r>
        <w:t xml:space="preserve"> da </w:t>
      </w:r>
      <w:proofErr w:type="spellStart"/>
      <w:r>
        <w:t>Lógica</w:t>
      </w:r>
      <w:proofErr w:type="spellEnd"/>
      <w:r>
        <w:t xml:space="preserve"> Fuzzy</w:t>
      </w:r>
    </w:p>
    <w:p w14:paraId="7CC4DAD1" w14:textId="6A432101" w:rsidR="00F44F86" w:rsidRDefault="0033371A" w:rsidP="00E97B99">
      <w:pPr>
        <w:pStyle w:val="Text"/>
        <w:rPr>
          <w:lang w:val="pt-BR"/>
        </w:rPr>
      </w:pPr>
      <w:r>
        <w:rPr>
          <w:lang w:val="pt-BR"/>
        </w:rPr>
        <w:t xml:space="preserve">Foi definido a utilização da biblioteca </w:t>
      </w:r>
      <w:proofErr w:type="spellStart"/>
      <w:proofErr w:type="gramStart"/>
      <w:r w:rsidR="00F44F86">
        <w:rPr>
          <w:lang w:val="pt-BR"/>
        </w:rPr>
        <w:t>jFuzzyLogic</w:t>
      </w:r>
      <w:proofErr w:type="spellEnd"/>
      <w:proofErr w:type="gramEnd"/>
      <w:r>
        <w:rPr>
          <w:lang w:val="pt-BR"/>
        </w:rPr>
        <w:t xml:space="preserve">, que </w:t>
      </w:r>
      <w:r w:rsidR="00F44F86">
        <w:rPr>
          <w:lang w:val="pt-BR"/>
        </w:rPr>
        <w:t xml:space="preserve">é uma biblioteca </w:t>
      </w:r>
      <w:r w:rsidRPr="00AC51F8">
        <w:rPr>
          <w:i/>
          <w:lang w:val="pt-BR"/>
        </w:rPr>
        <w:t xml:space="preserve">open </w:t>
      </w:r>
      <w:proofErr w:type="spellStart"/>
      <w:r w:rsidRPr="00AC51F8">
        <w:rPr>
          <w:i/>
          <w:lang w:val="pt-BR"/>
        </w:rPr>
        <w:t>source</w:t>
      </w:r>
      <w:proofErr w:type="spellEnd"/>
      <w:r>
        <w:rPr>
          <w:lang w:val="pt-BR"/>
        </w:rPr>
        <w:t xml:space="preserve"> </w:t>
      </w:r>
      <w:r w:rsidR="00F44F86">
        <w:rPr>
          <w:lang w:val="pt-BR"/>
        </w:rPr>
        <w:t>em J</w:t>
      </w:r>
      <w:r>
        <w:rPr>
          <w:lang w:val="pt-BR"/>
        </w:rPr>
        <w:t>ava</w:t>
      </w:r>
      <w:r w:rsidR="00F44F86">
        <w:rPr>
          <w:lang w:val="pt-BR"/>
        </w:rPr>
        <w:t xml:space="preserve"> que implementa e simplifica a lógica </w:t>
      </w:r>
      <w:proofErr w:type="spellStart"/>
      <w:r w:rsidR="00F44F86">
        <w:rPr>
          <w:lang w:val="pt-BR"/>
        </w:rPr>
        <w:t>Fuzzy</w:t>
      </w:r>
      <w:proofErr w:type="spellEnd"/>
      <w:r w:rsidR="00F44F86">
        <w:rPr>
          <w:lang w:val="pt-BR"/>
        </w:rPr>
        <w:t xml:space="preserve"> para desenvolvimento de si</w:t>
      </w:r>
      <w:r w:rsidR="00AC51F8">
        <w:rPr>
          <w:lang w:val="pt-BR"/>
        </w:rPr>
        <w:t>stemas</w:t>
      </w:r>
      <w:r w:rsidR="009F1C9C">
        <w:rPr>
          <w:lang w:val="pt-BR"/>
        </w:rPr>
        <w:t xml:space="preserve"> através da</w:t>
      </w:r>
      <w:r w:rsidR="00AC51F8">
        <w:rPr>
          <w:lang w:val="pt-BR"/>
        </w:rPr>
        <w:t xml:space="preserve"> implementa</w:t>
      </w:r>
      <w:r w:rsidR="009F1C9C">
        <w:rPr>
          <w:lang w:val="pt-BR"/>
        </w:rPr>
        <w:t>ção</w:t>
      </w:r>
      <w:r w:rsidR="00AC51F8">
        <w:rPr>
          <w:lang w:val="pt-BR"/>
        </w:rPr>
        <w:t xml:space="preserve"> </w:t>
      </w:r>
      <w:r w:rsidR="009F1C9C">
        <w:rPr>
          <w:lang w:val="pt-BR"/>
        </w:rPr>
        <w:t>d</w:t>
      </w:r>
      <w:r w:rsidR="00AC51F8">
        <w:rPr>
          <w:lang w:val="pt-BR"/>
        </w:rPr>
        <w:t xml:space="preserve">a </w:t>
      </w:r>
      <w:proofErr w:type="spellStart"/>
      <w:r w:rsidR="00AC51F8">
        <w:rPr>
          <w:lang w:val="pt-BR"/>
        </w:rPr>
        <w:t>Fuzzy</w:t>
      </w:r>
      <w:proofErr w:type="spellEnd"/>
      <w:r w:rsidR="00AC51F8">
        <w:rPr>
          <w:lang w:val="pt-BR"/>
        </w:rPr>
        <w:t xml:space="preserve"> </w:t>
      </w:r>
      <w:proofErr w:type="spellStart"/>
      <w:r w:rsidR="00AC51F8">
        <w:rPr>
          <w:lang w:val="pt-BR"/>
        </w:rPr>
        <w:t>Control</w:t>
      </w:r>
      <w:proofErr w:type="spellEnd"/>
      <w:r w:rsidR="00AC51F8">
        <w:rPr>
          <w:lang w:val="pt-BR"/>
        </w:rPr>
        <w:t xml:space="preserve"> </w:t>
      </w:r>
      <w:proofErr w:type="spellStart"/>
      <w:r w:rsidR="00AC51F8">
        <w:rPr>
          <w:lang w:val="pt-BR"/>
        </w:rPr>
        <w:t>L</w:t>
      </w:r>
      <w:r w:rsidR="00F44F86">
        <w:rPr>
          <w:lang w:val="pt-BR"/>
        </w:rPr>
        <w:t>anguage</w:t>
      </w:r>
      <w:proofErr w:type="spellEnd"/>
      <w:r w:rsidR="00F44F86">
        <w:rPr>
          <w:lang w:val="pt-BR"/>
        </w:rPr>
        <w:t>(FCL) especificação IEC 61131 parte 7.</w:t>
      </w:r>
      <w:r>
        <w:rPr>
          <w:lang w:val="pt-BR"/>
        </w:rPr>
        <w:t xml:space="preserve"> O motivo pelo uso dessa biblioteca se deu pelo fato do projeto ter sido desenvolvido em Java e tal bibl</w:t>
      </w:r>
      <w:r w:rsidR="008E46A8">
        <w:rPr>
          <w:lang w:val="pt-BR"/>
        </w:rPr>
        <w:t>i</w:t>
      </w:r>
      <w:r>
        <w:rPr>
          <w:lang w:val="pt-BR"/>
        </w:rPr>
        <w:t>oteca ter documentação ampla e de fácil acesso.</w:t>
      </w:r>
    </w:p>
    <w:p w14:paraId="3EFACA7C" w14:textId="0650D4E5" w:rsidR="005374B1" w:rsidRDefault="00A1285D" w:rsidP="00C938FA">
      <w:pPr>
        <w:pStyle w:val="Text"/>
        <w:rPr>
          <w:lang w:val="pt-BR"/>
        </w:rPr>
      </w:pPr>
      <w:r w:rsidRPr="001F4C5C">
        <w:rPr>
          <w:noProof/>
          <w:lang w:val="pt-BR" w:eastAsia="ja-JP"/>
        </w:rPr>
        <mc:AlternateContent>
          <mc:Choice Requires="wps">
            <w:drawing>
              <wp:anchor distT="0" distB="0" distL="114300" distR="114300" simplePos="0" relativeHeight="251685888" behindDoc="0" locked="0" layoutInCell="1" allowOverlap="1" wp14:anchorId="6553C080" wp14:editId="1C1120CA">
                <wp:simplePos x="0" y="0"/>
                <wp:positionH relativeFrom="margin">
                  <wp:posOffset>15240</wp:posOffset>
                </wp:positionH>
                <wp:positionV relativeFrom="margin">
                  <wp:posOffset>2045970</wp:posOffset>
                </wp:positionV>
                <wp:extent cx="3138170" cy="5924550"/>
                <wp:effectExtent l="0" t="0" r="5080" b="0"/>
                <wp:wrapSquare wrapText="bothSides"/>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5924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B9840" w14:textId="2C1DB016" w:rsidR="00ED7C5C" w:rsidRDefault="00ED7C5C" w:rsidP="00ED7C5C">
                            <w:pPr>
                              <w:pStyle w:val="Textodenotaderodap"/>
                              <w:ind w:firstLine="0"/>
                            </w:pPr>
                            <w:r>
                              <w:rPr>
                                <w:noProof/>
                                <w:lang w:val="pt-BR" w:eastAsia="ja-JP"/>
                              </w:rPr>
                              <w:drawing>
                                <wp:inline distT="0" distB="0" distL="0" distR="0" wp14:anchorId="09F914B7" wp14:editId="2AAF644F">
                                  <wp:extent cx="3138170" cy="5553075"/>
                                  <wp:effectExtent l="0" t="0" r="508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veis.PNG"/>
                                          <pic:cNvPicPr/>
                                        </pic:nvPicPr>
                                        <pic:blipFill>
                                          <a:blip r:embed="rId13">
                                            <a:extLst>
                                              <a:ext uri="{28A0092B-C50C-407E-A947-70E740481C1C}">
                                                <a14:useLocalDpi xmlns:a14="http://schemas.microsoft.com/office/drawing/2010/main" val="0"/>
                                              </a:ext>
                                            </a:extLst>
                                          </a:blip>
                                          <a:stretch>
                                            <a:fillRect/>
                                          </a:stretch>
                                        </pic:blipFill>
                                        <pic:spPr>
                                          <a:xfrm>
                                            <a:off x="0" y="0"/>
                                            <a:ext cx="3138170" cy="5553075"/>
                                          </a:xfrm>
                                          <a:prstGeom prst="rect">
                                            <a:avLst/>
                                          </a:prstGeom>
                                        </pic:spPr>
                                      </pic:pic>
                                    </a:graphicData>
                                  </a:graphic>
                                </wp:inline>
                              </w:drawing>
                            </w:r>
                          </w:p>
                          <w:p w14:paraId="362CBAD9" w14:textId="466C4302" w:rsidR="00ED7C5C" w:rsidRPr="00F2348A" w:rsidRDefault="00ED7C5C" w:rsidP="00ED7C5C">
                            <w:pPr>
                              <w:pStyle w:val="Textodenotaderodap"/>
                              <w:ind w:firstLine="0"/>
                              <w:rPr>
                                <w:lang w:val="pt-BR"/>
                              </w:rPr>
                            </w:pPr>
                            <w:r>
                              <w:rPr>
                                <w:lang w:val="pt-BR"/>
                              </w:rPr>
                              <w:t>Fig. 2</w:t>
                            </w:r>
                            <w:r w:rsidRPr="00F2348A">
                              <w:rPr>
                                <w:lang w:val="pt-BR"/>
                              </w:rPr>
                              <w:t xml:space="preserve">.  </w:t>
                            </w:r>
                            <w:r>
                              <w:rPr>
                                <w:lang w:val="pt-BR"/>
                              </w:rPr>
                              <w:t>Inputs e Outputs gerados pelo programa</w:t>
                            </w:r>
                          </w:p>
                          <w:p w14:paraId="6D08EA60" w14:textId="77777777" w:rsidR="00ED7C5C" w:rsidRPr="00F2348A" w:rsidRDefault="00ED7C5C" w:rsidP="00ED7C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2pt;margin-top:161.1pt;width:247.1pt;height:46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" stroked="f">
                <v:textbox inset="0,0,0,0">
                  <w:txbxContent>
                    <w:p w14:paraId="529B9840" w14:textId="2C1DB016" w:rsidR="00ED7C5C" w:rsidRDefault="00ED7C5C" w:rsidP="00ED7C5C">
                      <w:pPr>
                        <w:pStyle w:val="Textodenotaderodap"/>
                        <w:ind w:firstLine="0"/>
                      </w:pPr>
                      <w:r>
                        <w:rPr>
                          <w:noProof/>
                          <w:lang w:val="pt-BR" w:eastAsia="ja-JP"/>
                        </w:rPr>
                        <w:drawing>
                          <wp:inline distT="0" distB="0" distL="0" distR="0" wp14:anchorId="09F914B7" wp14:editId="2AAF644F">
                            <wp:extent cx="3138170" cy="5553075"/>
                            <wp:effectExtent l="0" t="0" r="508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veis.PNG"/>
                                    <pic:cNvPicPr/>
                                  </pic:nvPicPr>
                                  <pic:blipFill>
                                    <a:blip r:embed="rId13">
                                      <a:extLst>
                                        <a:ext uri="{28A0092B-C50C-407E-A947-70E740481C1C}">
                                          <a14:useLocalDpi xmlns:a14="http://schemas.microsoft.com/office/drawing/2010/main" val="0"/>
                                        </a:ext>
                                      </a:extLst>
                                    </a:blip>
                                    <a:stretch>
                                      <a:fillRect/>
                                    </a:stretch>
                                  </pic:blipFill>
                                  <pic:spPr>
                                    <a:xfrm>
                                      <a:off x="0" y="0"/>
                                      <a:ext cx="3138170" cy="5553075"/>
                                    </a:xfrm>
                                    <a:prstGeom prst="rect">
                                      <a:avLst/>
                                    </a:prstGeom>
                                  </pic:spPr>
                                </pic:pic>
                              </a:graphicData>
                            </a:graphic>
                          </wp:inline>
                        </w:drawing>
                      </w:r>
                    </w:p>
                    <w:p w14:paraId="362CBAD9" w14:textId="466C4302" w:rsidR="00ED7C5C" w:rsidRPr="00F2348A" w:rsidRDefault="00ED7C5C" w:rsidP="00ED7C5C">
                      <w:pPr>
                        <w:pStyle w:val="Textodenotaderodap"/>
                        <w:ind w:firstLine="0"/>
                        <w:rPr>
                          <w:lang w:val="pt-BR"/>
                        </w:rPr>
                      </w:pPr>
                      <w:r>
                        <w:rPr>
                          <w:lang w:val="pt-BR"/>
                        </w:rPr>
                        <w:t>Fig. 2</w:t>
                      </w:r>
                      <w:r w:rsidRPr="00F2348A">
                        <w:rPr>
                          <w:lang w:val="pt-BR"/>
                        </w:rPr>
                        <w:t xml:space="preserve">.  </w:t>
                      </w:r>
                      <w:r>
                        <w:rPr>
                          <w:lang w:val="pt-BR"/>
                        </w:rPr>
                        <w:t>Inputs e Outputs gerados pelo programa</w:t>
                      </w:r>
                    </w:p>
                    <w:p w14:paraId="6D08EA60" w14:textId="77777777" w:rsidR="00ED7C5C" w:rsidRPr="00F2348A" w:rsidRDefault="00ED7C5C" w:rsidP="00ED7C5C">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A04D86">
        <w:rPr>
          <w:lang w:val="pt-BR"/>
        </w:rPr>
        <w:t>Foram definidas duas entradas como input</w:t>
      </w:r>
      <w:r w:rsidR="0033371A">
        <w:rPr>
          <w:lang w:val="pt-BR"/>
        </w:rPr>
        <w:t>:</w:t>
      </w:r>
      <w:r w:rsidR="00A04D86">
        <w:rPr>
          <w:lang w:val="pt-BR"/>
        </w:rPr>
        <w:t xml:space="preserve"> o “custo” e a “eficiência”</w:t>
      </w:r>
      <w:r w:rsidR="00174FAD">
        <w:rPr>
          <w:lang w:val="pt-BR"/>
        </w:rPr>
        <w:t>, e de output a variável “</w:t>
      </w:r>
      <w:proofErr w:type="spellStart"/>
      <w:r w:rsidR="00174FAD">
        <w:rPr>
          <w:lang w:val="pt-BR"/>
        </w:rPr>
        <w:t>valeapena</w:t>
      </w:r>
      <w:proofErr w:type="spellEnd"/>
      <w:r w:rsidR="00174FAD">
        <w:rPr>
          <w:lang w:val="pt-BR"/>
        </w:rPr>
        <w:t>”</w:t>
      </w:r>
      <w:r w:rsidR="00C938FA">
        <w:rPr>
          <w:lang w:val="pt-BR"/>
        </w:rPr>
        <w:t>, conforme ilustração abaixo.</w:t>
      </w:r>
    </w:p>
    <w:p w14:paraId="21DA7B86" w14:textId="33E7D66B" w:rsidR="005374B1" w:rsidRDefault="005374B1" w:rsidP="00E97B99">
      <w:pPr>
        <w:pStyle w:val="Text"/>
        <w:rPr>
          <w:lang w:val="pt-BR"/>
        </w:rPr>
      </w:pPr>
      <w:r>
        <w:rPr>
          <w:lang w:val="pt-BR"/>
        </w:rPr>
        <w:t xml:space="preserve">Foi optado por definir quatro termos para cada variável, na intenção de facilitar a compreensão da pesquisa. As variáveis definidas transitam entre seus termos de acordo com tabela </w:t>
      </w:r>
      <w:r w:rsidR="00ED7C5C">
        <w:rPr>
          <w:lang w:val="pt-BR"/>
        </w:rPr>
        <w:t>em anexo</w:t>
      </w:r>
      <w:r>
        <w:rPr>
          <w:lang w:val="pt-BR"/>
        </w:rPr>
        <w:t>.</w:t>
      </w:r>
      <w:r w:rsidR="00ED7C5C">
        <w:rPr>
          <w:lang w:val="pt-BR"/>
        </w:rPr>
        <w:t xml:space="preserve"> </w:t>
      </w:r>
    </w:p>
    <w:p w14:paraId="04431871" w14:textId="66633E28" w:rsidR="005374B1" w:rsidRDefault="005374B1" w:rsidP="00E97B99">
      <w:pPr>
        <w:pStyle w:val="Text"/>
        <w:rPr>
          <w:lang w:val="pt-BR"/>
        </w:rPr>
      </w:pPr>
    </w:p>
    <w:p w14:paraId="3E1CB47C" w14:textId="4BF37C3B" w:rsidR="00A04D86" w:rsidRDefault="00AE00B5" w:rsidP="00454DAB">
      <w:pPr>
        <w:pStyle w:val="Text"/>
        <w:rPr>
          <w:lang w:val="pt-BR"/>
        </w:rPr>
      </w:pPr>
      <w:r>
        <w:rPr>
          <w:lang w:val="pt-BR"/>
        </w:rPr>
        <w:lastRenderedPageBreak/>
        <w:t xml:space="preserve">O programa então foi assim estruturado para definir a média </w:t>
      </w:r>
      <w:proofErr w:type="spellStart"/>
      <w:r>
        <w:rPr>
          <w:lang w:val="pt-BR"/>
        </w:rPr>
        <w:t>Fuzzy</w:t>
      </w:r>
      <w:proofErr w:type="spellEnd"/>
      <w:r>
        <w:rPr>
          <w:lang w:val="pt-BR"/>
        </w:rPr>
        <w:t xml:space="preserve"> de cada caminho, agrupando para isso vários outputs e calculando uma média aritmética simples a eles. O valor final é referente </w:t>
      </w:r>
      <w:proofErr w:type="gramStart"/>
      <w:r>
        <w:rPr>
          <w:lang w:val="pt-BR"/>
        </w:rPr>
        <w:t>a</w:t>
      </w:r>
      <w:proofErr w:type="gramEnd"/>
      <w:r>
        <w:rPr>
          <w:lang w:val="pt-BR"/>
        </w:rPr>
        <w:t xml:space="preserve"> dispersão dos pontos na saída e pode definir em qual termo o caminho, no geral, melhor se qualifica. A estrutura do programa pode ser vista com o fluxograma abaixo.</w:t>
      </w:r>
    </w:p>
    <w:p w14:paraId="45770EAB" w14:textId="333892CE" w:rsidR="00AE00B5" w:rsidRPr="00BC6B62" w:rsidRDefault="00AE00B5" w:rsidP="00C938FA">
      <w:pPr>
        <w:pStyle w:val="Text"/>
        <w:ind w:firstLine="0"/>
        <w:rPr>
          <w:lang w:val="pt-BR"/>
        </w:rPr>
      </w:pPr>
    </w:p>
    <w:p w14:paraId="2366501B" w14:textId="3B23D28A" w:rsidR="00E97B99" w:rsidRPr="0030333A" w:rsidRDefault="00C938FA" w:rsidP="00E97B99">
      <w:pPr>
        <w:pStyle w:val="Ttulo1"/>
        <w:rPr>
          <w:lang w:val="pt-BR"/>
        </w:rPr>
      </w:pPr>
      <w:r w:rsidRPr="001F4C5C">
        <w:rPr>
          <w:noProof/>
          <w:lang w:val="pt-BR" w:eastAsia="ja-JP"/>
        </w:rPr>
        <mc:AlternateContent>
          <mc:Choice Requires="wps">
            <w:drawing>
              <wp:anchor distT="0" distB="0" distL="114300" distR="114300" simplePos="0" relativeHeight="251687936" behindDoc="0" locked="0" layoutInCell="1" allowOverlap="1" wp14:anchorId="3E10F186" wp14:editId="6850D1BF">
                <wp:simplePos x="0" y="0"/>
                <wp:positionH relativeFrom="margin">
                  <wp:posOffset>3377565</wp:posOffset>
                </wp:positionH>
                <wp:positionV relativeFrom="margin">
                  <wp:posOffset>1312545</wp:posOffset>
                </wp:positionV>
                <wp:extent cx="3138170" cy="5076825"/>
                <wp:effectExtent l="0" t="0" r="5080" b="9525"/>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5076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809A6" w14:textId="08B443DE" w:rsidR="00ED7C5C" w:rsidRDefault="00C938FA" w:rsidP="00C938FA">
                            <w:pPr>
                              <w:pStyle w:val="Textodenotaderodap"/>
                              <w:ind w:firstLine="0"/>
                              <w:jc w:val="center"/>
                            </w:pPr>
                            <w:r>
                              <w:rPr>
                                <w:noProof/>
                                <w:lang w:val="pt-BR" w:eastAsia="ja-JP"/>
                              </w:rPr>
                              <w:drawing>
                                <wp:inline distT="0" distB="0" distL="0" distR="0" wp14:anchorId="069C642F" wp14:editId="6BAD28E2">
                                  <wp:extent cx="2579528" cy="4876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4">
                                            <a:extLst>
                                              <a:ext uri="{28A0092B-C50C-407E-A947-70E740481C1C}">
                                                <a14:useLocalDpi xmlns:a14="http://schemas.microsoft.com/office/drawing/2010/main" val="0"/>
                                              </a:ext>
                                            </a:extLst>
                                          </a:blip>
                                          <a:stretch>
                                            <a:fillRect/>
                                          </a:stretch>
                                        </pic:blipFill>
                                        <pic:spPr>
                                          <a:xfrm>
                                            <a:off x="0" y="0"/>
                                            <a:ext cx="2584451" cy="4886107"/>
                                          </a:xfrm>
                                          <a:prstGeom prst="rect">
                                            <a:avLst/>
                                          </a:prstGeom>
                                        </pic:spPr>
                                      </pic:pic>
                                    </a:graphicData>
                                  </a:graphic>
                                </wp:inline>
                              </w:drawing>
                            </w:r>
                          </w:p>
                          <w:p w14:paraId="3A770331" w14:textId="77777777" w:rsidR="00ED7C5C" w:rsidRPr="00F2348A" w:rsidRDefault="00ED7C5C" w:rsidP="00ED7C5C">
                            <w:pPr>
                              <w:pStyle w:val="Textodenotaderodap"/>
                              <w:ind w:firstLine="0"/>
                              <w:rPr>
                                <w:lang w:val="pt-BR"/>
                              </w:rPr>
                            </w:pPr>
                            <w:r>
                              <w:rPr>
                                <w:lang w:val="pt-BR"/>
                              </w:rPr>
                              <w:t>Fig. 2</w:t>
                            </w:r>
                            <w:r w:rsidRPr="00F2348A">
                              <w:rPr>
                                <w:lang w:val="pt-BR"/>
                              </w:rPr>
                              <w:t xml:space="preserve">.  </w:t>
                            </w:r>
                            <w:r>
                              <w:rPr>
                                <w:lang w:val="pt-BR"/>
                              </w:rPr>
                              <w:t>Inputs e Outputs gerados pelo programa</w:t>
                            </w:r>
                          </w:p>
                          <w:p w14:paraId="02C23922" w14:textId="77777777" w:rsidR="00ED7C5C" w:rsidRPr="00F2348A" w:rsidRDefault="00ED7C5C" w:rsidP="00ED7C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265.95pt;margin-top:103.35pt;width:247.1pt;height:399.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" stroked="f">
                <v:textbox inset="0,0,0,0">
                  <w:txbxContent>
                    <w:p w14:paraId="465809A6" w14:textId="08B443DE" w:rsidR="00ED7C5C" w:rsidRDefault="00C938FA" w:rsidP="00C938FA">
                      <w:pPr>
                        <w:pStyle w:val="Textodenotaderodap"/>
                        <w:ind w:firstLine="0"/>
                        <w:jc w:val="center"/>
                      </w:pPr>
                      <w:r>
                        <w:rPr>
                          <w:noProof/>
                          <w:lang w:val="pt-BR" w:eastAsia="ja-JP"/>
                        </w:rPr>
                        <w:drawing>
                          <wp:inline distT="0" distB="0" distL="0" distR="0" wp14:anchorId="069C642F" wp14:editId="6BAD28E2">
                            <wp:extent cx="2579528" cy="4876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4">
                                      <a:extLst>
                                        <a:ext uri="{28A0092B-C50C-407E-A947-70E740481C1C}">
                                          <a14:useLocalDpi xmlns:a14="http://schemas.microsoft.com/office/drawing/2010/main" val="0"/>
                                        </a:ext>
                                      </a:extLst>
                                    </a:blip>
                                    <a:stretch>
                                      <a:fillRect/>
                                    </a:stretch>
                                  </pic:blipFill>
                                  <pic:spPr>
                                    <a:xfrm>
                                      <a:off x="0" y="0"/>
                                      <a:ext cx="2584451" cy="4886107"/>
                                    </a:xfrm>
                                    <a:prstGeom prst="rect">
                                      <a:avLst/>
                                    </a:prstGeom>
                                  </pic:spPr>
                                </pic:pic>
                              </a:graphicData>
                            </a:graphic>
                          </wp:inline>
                        </w:drawing>
                      </w:r>
                    </w:p>
                    <w:p w14:paraId="3A770331" w14:textId="77777777" w:rsidR="00ED7C5C" w:rsidRPr="00F2348A" w:rsidRDefault="00ED7C5C" w:rsidP="00ED7C5C">
                      <w:pPr>
                        <w:pStyle w:val="Textodenotaderodap"/>
                        <w:ind w:firstLine="0"/>
                        <w:rPr>
                          <w:lang w:val="pt-BR"/>
                        </w:rPr>
                      </w:pPr>
                      <w:r>
                        <w:rPr>
                          <w:lang w:val="pt-BR"/>
                        </w:rPr>
                        <w:t>Fig. 2</w:t>
                      </w:r>
                      <w:r w:rsidRPr="00F2348A">
                        <w:rPr>
                          <w:lang w:val="pt-BR"/>
                        </w:rPr>
                        <w:t xml:space="preserve">.  </w:t>
                      </w:r>
                      <w:r>
                        <w:rPr>
                          <w:lang w:val="pt-BR"/>
                        </w:rPr>
                        <w:t>Inputs e Outputs gerados pelo programa</w:t>
                      </w:r>
                    </w:p>
                    <w:p w14:paraId="02C23922" w14:textId="77777777" w:rsidR="00ED7C5C" w:rsidRPr="00F2348A" w:rsidRDefault="00ED7C5C" w:rsidP="00ED7C5C">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317B3D" w:rsidRPr="0030333A">
        <w:rPr>
          <w:lang w:val="pt-BR"/>
        </w:rPr>
        <w:t>Dados Utilizados</w:t>
      </w:r>
    </w:p>
    <w:p w14:paraId="271BE670" w14:textId="02976D82"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w:t>
      </w:r>
      <w:r w:rsidR="00AC51F8">
        <w:rPr>
          <w:lang w:val="pt-BR"/>
        </w:rPr>
        <w:t>os métodos de escolha e captura dos dados utilizados na pesquisa.</w:t>
      </w:r>
    </w:p>
    <w:p w14:paraId="74642D3A" w14:textId="7B7B1D39" w:rsidR="00E97B99" w:rsidRPr="003C62A5" w:rsidRDefault="00AE4F6A" w:rsidP="00E97B99">
      <w:pPr>
        <w:pStyle w:val="Ttulo2"/>
        <w:rPr>
          <w:lang w:val="pt-BR"/>
        </w:rPr>
      </w:pPr>
      <w:r w:rsidRPr="003C62A5">
        <w:rPr>
          <w:lang w:val="pt-BR"/>
        </w:rPr>
        <w:t>Locais Escolhidos</w:t>
      </w:r>
    </w:p>
    <w:p w14:paraId="5C2FF4EC" w14:textId="3BD49F2B" w:rsidR="003C62A5" w:rsidRDefault="003C62A5" w:rsidP="003C62A5">
      <w:pPr>
        <w:pStyle w:val="Text"/>
        <w:rPr>
          <w:lang w:val="pt-BR"/>
        </w:rPr>
      </w:pPr>
      <w:r w:rsidRPr="003C62A5">
        <w:rPr>
          <w:lang w:val="pt-BR"/>
        </w:rPr>
        <w:t xml:space="preserve">O primeiro local selecionado, </w:t>
      </w:r>
      <w:r w:rsidR="00AC51F8">
        <w:rPr>
          <w:lang w:val="pt-BR"/>
        </w:rPr>
        <w:t>e</w:t>
      </w:r>
      <w:r>
        <w:rPr>
          <w:lang w:val="pt-BR"/>
        </w:rPr>
        <w:t xml:space="preserve"> objeto de estudo do projeto, são os bairros Centro </w:t>
      </w:r>
      <w:r w:rsidR="00AC51F8">
        <w:rPr>
          <w:lang w:val="pt-BR"/>
        </w:rPr>
        <w:t>d</w:t>
      </w:r>
      <w:r>
        <w:rPr>
          <w:lang w:val="pt-BR"/>
        </w:rPr>
        <w:t xml:space="preserve">as cidades de Navegantes e Itajaí. </w:t>
      </w:r>
    </w:p>
    <w:p w14:paraId="08370C9D" w14:textId="26DFF0E0"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 xml:space="preserve">o </w:t>
      </w:r>
      <w:r w:rsidR="00D61540">
        <w:rPr>
          <w:lang w:val="pt-BR"/>
        </w:rPr>
        <w:t>similar, ou seja, que se</w:t>
      </w:r>
      <w:r>
        <w:rPr>
          <w:lang w:val="pt-BR"/>
        </w:rPr>
        <w:t xml:space="preserve"> </w:t>
      </w:r>
      <w:r w:rsidR="00D61540">
        <w:rPr>
          <w:lang w:val="pt-BR"/>
        </w:rPr>
        <w:t>enquadram n</w:t>
      </w:r>
      <w:r>
        <w:rPr>
          <w:lang w:val="pt-BR"/>
        </w:rPr>
        <w:t>o termo “Cidades Gêmeas”</w:t>
      </w:r>
      <w:r w:rsidR="00D61540">
        <w:rPr>
          <w:lang w:val="pt-BR"/>
        </w:rPr>
        <w:t xml:space="preserve"> e que possuem uma divisa fluvial entre as cidades</w:t>
      </w:r>
      <w:r>
        <w:rPr>
          <w:lang w:val="pt-BR"/>
        </w:rPr>
        <w:t>.</w:t>
      </w:r>
    </w:p>
    <w:p w14:paraId="115B34D8" w14:textId="65F95799" w:rsidR="00F103F8" w:rsidRDefault="00F103F8" w:rsidP="003C62A5">
      <w:pPr>
        <w:pStyle w:val="Text"/>
        <w:rPr>
          <w:lang w:val="pt-BR"/>
        </w:rPr>
      </w:pPr>
      <w:r>
        <w:rPr>
          <w:lang w:val="pt-BR"/>
        </w:rPr>
        <w:t>Cidades Gêmeas é um termo utilizado para definir cidades geograficamente vizinhas</w:t>
      </w:r>
      <w:r w:rsidR="00602ECA">
        <w:rPr>
          <w:lang w:val="pt-BR"/>
        </w:rPr>
        <w:t xml:space="preserve"> que possuem um crescimento </w:t>
      </w:r>
      <w:r w:rsidR="00602ECA">
        <w:rPr>
          <w:lang w:val="pt-BR"/>
        </w:rPr>
        <w:lastRenderedPageBreak/>
        <w:t>parecido e tende</w:t>
      </w:r>
      <w:r w:rsidR="00D61540">
        <w:rPr>
          <w:lang w:val="pt-BR"/>
        </w:rPr>
        <w:t>m</w:t>
      </w:r>
      <w:r w:rsidR="00602ECA">
        <w:rPr>
          <w:lang w:val="pt-BR"/>
        </w:rPr>
        <w:t xml:space="preserve"> a</w:t>
      </w:r>
      <w:r w:rsidR="00D61540">
        <w:rPr>
          <w:lang w:val="pt-BR"/>
        </w:rPr>
        <w:t xml:space="preserve"> possuir</w:t>
      </w:r>
      <w:r w:rsidR="00602ECA">
        <w:rPr>
          <w:lang w:val="pt-BR"/>
        </w:rPr>
        <w:t xml:space="preserve"> um</w:t>
      </w:r>
      <w:r w:rsidR="00AC51F8">
        <w:rPr>
          <w:lang w:val="pt-BR"/>
        </w:rPr>
        <w:t>a grande</w:t>
      </w:r>
      <w:r w:rsidR="00602ECA">
        <w:rPr>
          <w:lang w:val="pt-BR"/>
        </w:rPr>
        <w:t xml:space="preserve">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 pontes </w:t>
      </w:r>
      <w:r w:rsidR="00D61540">
        <w:rPr>
          <w:lang w:val="pt-BR"/>
        </w:rPr>
        <w:t>d</w:t>
      </w:r>
      <w:r w:rsidR="00602ECA">
        <w:rPr>
          <w:lang w:val="pt-BR"/>
        </w:rPr>
        <w:t>e</w:t>
      </w:r>
      <w:r w:rsidR="00D61540">
        <w:rPr>
          <w:lang w:val="pt-BR"/>
        </w:rPr>
        <w:t xml:space="preserve"> ligação entre as cidades</w:t>
      </w:r>
      <w:r w:rsidR="00602ECA">
        <w:rPr>
          <w:lang w:val="pt-BR"/>
        </w:rPr>
        <w:t>.</w:t>
      </w:r>
    </w:p>
    <w:p w14:paraId="7429DEA4" w14:textId="588A2C03" w:rsidR="0080514F" w:rsidRDefault="0080514F" w:rsidP="0080514F">
      <w:pPr>
        <w:pStyle w:val="Text"/>
        <w:rPr>
          <w:lang w:val="pt-BR"/>
        </w:rPr>
      </w:pPr>
      <w:r w:rsidRPr="001F4C5C">
        <w:rPr>
          <w:noProof/>
          <w:lang w:val="pt-BR" w:eastAsia="ja-JP"/>
        </w:rPr>
        <mc:AlternateContent>
          <mc:Choice Requires="wps">
            <w:drawing>
              <wp:anchor distT="0" distB="0" distL="114300" distR="114300" simplePos="0" relativeHeight="251671552" behindDoc="0" locked="0" layoutInCell="1" allowOverlap="1" wp14:anchorId="3B478CAE" wp14:editId="730847EF">
                <wp:simplePos x="0" y="0"/>
                <wp:positionH relativeFrom="margin">
                  <wp:posOffset>3406140</wp:posOffset>
                </wp:positionH>
                <wp:positionV relativeFrom="margin">
                  <wp:posOffset>7620</wp:posOffset>
                </wp:positionV>
                <wp:extent cx="3138170" cy="2724150"/>
                <wp:effectExtent l="0" t="0" r="5080" b="0"/>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72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530ED0" w:rsidRDefault="00530ED0" w:rsidP="00155D5C">
                            <w:pPr>
                              <w:pStyle w:val="Textodenotaderodap"/>
                              <w:ind w:firstLine="0"/>
                            </w:pPr>
                            <w:r>
                              <w:rPr>
                                <w:noProof/>
                                <w:lang w:val="pt-BR" w:eastAsia="ja-JP"/>
                              </w:rPr>
                              <w:drawing>
                                <wp:inline distT="0" distB="0" distL="0" distR="0" wp14:anchorId="06B9F14A" wp14:editId="074DFE5A">
                                  <wp:extent cx="3028950" cy="2009899"/>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5">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530ED0" w:rsidRPr="00F2348A" w:rsidRDefault="00530ED0"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268.2pt;margin-top:.6pt;width:247.1pt;height:21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kBfg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" stroked="f">
                <v:textbox inset="0,0,0,0">
                  <w:txbxContent>
                    <w:p w14:paraId="7FF6452A" w14:textId="1223E94D" w:rsidR="00530ED0" w:rsidRDefault="00530ED0" w:rsidP="00155D5C">
                      <w:pPr>
                        <w:pStyle w:val="Textodenotaderodap"/>
                        <w:ind w:firstLine="0"/>
                      </w:pPr>
                      <w:r>
                        <w:rPr>
                          <w:noProof/>
                          <w:lang w:val="pt-BR" w:eastAsia="ja-JP"/>
                        </w:rPr>
                        <w:drawing>
                          <wp:inline distT="0" distB="0" distL="0" distR="0" wp14:anchorId="06B9F14A" wp14:editId="074DFE5A">
                            <wp:extent cx="3028950" cy="2009899"/>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5">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530ED0" w:rsidRPr="00F2348A" w:rsidRDefault="00530ED0"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v:textbox>
                <w10:wrap type="square" anchorx="margin" anchory="margin"/>
              </v:shape>
            </w:pict>
          </mc:Fallback>
        </mc:AlternateContent>
      </w:r>
      <w:r w:rsidR="00D61540">
        <w:rPr>
          <w:lang w:val="pt-BR"/>
        </w:rPr>
        <w:t>Levando em consideração essas características</w:t>
      </w:r>
      <w:r w:rsidR="0081033C">
        <w:rPr>
          <w:lang w:val="pt-BR"/>
        </w:rPr>
        <w:t xml:space="preserve">, foram </w:t>
      </w:r>
      <w:proofErr w:type="gramStart"/>
      <w:r w:rsidR="0081033C">
        <w:rPr>
          <w:lang w:val="pt-BR"/>
        </w:rPr>
        <w:t>definidos</w:t>
      </w:r>
      <w:proofErr w:type="gramEnd"/>
      <w:r w:rsidR="0081033C">
        <w:rPr>
          <w:lang w:val="pt-BR"/>
        </w:rPr>
        <w:t xml:space="preserve"> como pontos de comparação as cidades gêmeas de São José e Florianópolis, pela proximidade com a região de Itajaí; e as cidades de Boston e Cambridge, pela familiaridade de membros do projeto com o local e para ter um ponto de referência internacional.</w:t>
      </w:r>
    </w:p>
    <w:p w14:paraId="25E41DB5" w14:textId="370DD24A" w:rsidR="00AE4F6A" w:rsidRPr="00317B3D" w:rsidRDefault="00AE4F6A" w:rsidP="00AE4F6A">
      <w:pPr>
        <w:pStyle w:val="Ttulo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 xml:space="preserve">Os dados foram recolhidos a partir da ferramenta do Google chamada </w:t>
      </w:r>
      <w:proofErr w:type="spellStart"/>
      <w:r>
        <w:rPr>
          <w:lang w:val="pt-BR"/>
        </w:rPr>
        <w:t>GoogleMaps</w:t>
      </w:r>
      <w:proofErr w:type="spellEnd"/>
      <w:r>
        <w:rPr>
          <w:lang w:val="pt-BR"/>
        </w:rPr>
        <w:t>.</w:t>
      </w:r>
    </w:p>
    <w:p w14:paraId="530816BE" w14:textId="21A7EB3B" w:rsidR="00091F0B" w:rsidRDefault="00091F0B" w:rsidP="00BC0CFC">
      <w:pPr>
        <w:ind w:firstLine="202"/>
        <w:jc w:val="both"/>
        <w:rPr>
          <w:lang w:val="pt-BR"/>
        </w:rPr>
      </w:pPr>
      <w:r>
        <w:rPr>
          <w:lang w:val="pt-BR"/>
        </w:rPr>
        <w:t>A ferramenta permite verificar o trânsito de qualquer rota deseja</w:t>
      </w:r>
      <w:r w:rsidR="000C7304">
        <w:rPr>
          <w:lang w:val="pt-BR"/>
        </w:rPr>
        <w:t>da</w:t>
      </w:r>
      <w:r>
        <w:rPr>
          <w:lang w:val="pt-BR"/>
        </w:rPr>
        <w:t xml:space="preserve"> em tempo real, como também verificar o trânsito típico durante a semana em um horário específico.</w:t>
      </w:r>
    </w:p>
    <w:p w14:paraId="2254B12B" w14:textId="41F7EF3B" w:rsidR="00091F0B" w:rsidRDefault="00626287" w:rsidP="00BC0CFC">
      <w:pPr>
        <w:ind w:firstLine="202"/>
        <w:jc w:val="both"/>
        <w:rPr>
          <w:lang w:val="pt-BR"/>
        </w:rPr>
      </w:pPr>
      <w:r w:rsidRPr="001F4C5C">
        <w:rPr>
          <w:noProof/>
          <w:lang w:val="pt-BR" w:eastAsia="ja-JP"/>
        </w:rPr>
        <mc:AlternateContent>
          <mc:Choice Requires="wps">
            <w:drawing>
              <wp:anchor distT="0" distB="0" distL="114300" distR="114300" simplePos="0" relativeHeight="251675648" behindDoc="0" locked="0" layoutInCell="1" allowOverlap="1" wp14:anchorId="370431E0" wp14:editId="1B12C01F">
                <wp:simplePos x="0" y="0"/>
                <wp:positionH relativeFrom="margin">
                  <wp:posOffset>3406140</wp:posOffset>
                </wp:positionH>
                <wp:positionV relativeFrom="margin">
                  <wp:posOffset>2855595</wp:posOffset>
                </wp:positionV>
                <wp:extent cx="3038475" cy="2800350"/>
                <wp:effectExtent l="0" t="0" r="9525" b="0"/>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80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530ED0" w:rsidRDefault="00530ED0" w:rsidP="00930EE0">
                            <w:pPr>
                              <w:pStyle w:val="Textodenotaderodap"/>
                              <w:ind w:firstLine="0"/>
                            </w:pPr>
                            <w:r>
                              <w:rPr>
                                <w:noProof/>
                                <w:lang w:val="pt-BR" w:eastAsia="ja-JP"/>
                              </w:rPr>
                              <w:drawing>
                                <wp:inline distT="0" distB="0" distL="0" distR="0" wp14:anchorId="75D7E601" wp14:editId="441BAD30">
                                  <wp:extent cx="3138170" cy="2079826"/>
                                  <wp:effectExtent l="0" t="0" r="508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530ED0" w:rsidRPr="00F2348A" w:rsidRDefault="00530ED0"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530ED0" w:rsidRPr="00F2348A" w:rsidRDefault="00530ED0" w:rsidP="00930EE0">
                            <w:pPr>
                              <w:pStyle w:val="Textodenotaderodap"/>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268.2pt;margin-top:224.85pt;width:239.25pt;height:22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" stroked="f">
                <v:textbox inset="0,0,0,0">
                  <w:txbxContent>
                    <w:p w14:paraId="2437FCE2" w14:textId="31B48826" w:rsidR="00530ED0" w:rsidRDefault="00530ED0" w:rsidP="00930EE0">
                      <w:pPr>
                        <w:pStyle w:val="Textodenotaderodap"/>
                        <w:ind w:firstLine="0"/>
                      </w:pPr>
                      <w:r>
                        <w:rPr>
                          <w:noProof/>
                          <w:lang w:val="pt-BR" w:eastAsia="ja-JP"/>
                        </w:rPr>
                        <w:drawing>
                          <wp:inline distT="0" distB="0" distL="0" distR="0" wp14:anchorId="75D7E601" wp14:editId="441BAD30">
                            <wp:extent cx="3138170" cy="2079826"/>
                            <wp:effectExtent l="0" t="0" r="508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530ED0" w:rsidRPr="00F2348A" w:rsidRDefault="00530ED0"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530ED0" w:rsidRPr="00F2348A" w:rsidRDefault="00530ED0" w:rsidP="00930EE0">
                      <w:pPr>
                        <w:pStyle w:val="Textodenotaderodap"/>
                        <w:ind w:firstLine="0"/>
                        <w:rPr>
                          <w:lang w:val="pt-BR"/>
                        </w:rPr>
                      </w:pPr>
                    </w:p>
                  </w:txbxContent>
                </v:textbox>
                <w10:wrap type="square" anchorx="margin" anchory="margin"/>
              </v:shape>
            </w:pict>
          </mc:Fallback>
        </mc:AlternateContent>
      </w:r>
      <w:r w:rsidR="006A111A">
        <w:rPr>
          <w:lang w:val="pt-BR"/>
        </w:rPr>
        <w:t>Decidiu-se</w:t>
      </w:r>
      <w:r w:rsidR="00091F0B">
        <w:rPr>
          <w:lang w:val="pt-BR"/>
        </w:rPr>
        <w:t xml:space="preserve"> </w:t>
      </w:r>
      <w:r w:rsidR="006A111A">
        <w:rPr>
          <w:lang w:val="pt-BR"/>
        </w:rPr>
        <w:t xml:space="preserve">não </w:t>
      </w:r>
      <w:r w:rsidR="00091F0B">
        <w:rPr>
          <w:lang w:val="pt-BR"/>
        </w:rPr>
        <w:t xml:space="preserve">verificar o trânsito típico, </w:t>
      </w:r>
      <w:r w:rsidR="006A111A">
        <w:rPr>
          <w:lang w:val="pt-BR"/>
        </w:rPr>
        <w:t xml:space="preserve">mas sim </w:t>
      </w:r>
      <w:r w:rsidR="00091F0B">
        <w:rPr>
          <w:lang w:val="pt-BR"/>
        </w:rPr>
        <w:t>escolh</w:t>
      </w:r>
      <w:r w:rsidR="006A111A">
        <w:rPr>
          <w:lang w:val="pt-BR"/>
        </w:rPr>
        <w:t>er</w:t>
      </w:r>
      <w:r w:rsidR="00091F0B">
        <w:rPr>
          <w:lang w:val="pt-BR"/>
        </w:rPr>
        <w:t xml:space="preserve"> um horário específico, pois ao sele</w:t>
      </w:r>
      <w:r w:rsidR="00BC0CFC">
        <w:rPr>
          <w:lang w:val="pt-BR"/>
        </w:rPr>
        <w:t xml:space="preserve">cionar uma rota no </w:t>
      </w:r>
      <w:proofErr w:type="spellStart"/>
      <w:r w:rsidR="00BC0CFC">
        <w:rPr>
          <w:lang w:val="pt-BR"/>
        </w:rPr>
        <w:t>googlemaps</w:t>
      </w:r>
      <w:proofErr w:type="spellEnd"/>
      <w:r w:rsidR="00BC0CFC">
        <w:rPr>
          <w:lang w:val="pt-BR"/>
        </w:rPr>
        <w:t xml:space="preserve">, </w:t>
      </w:r>
      <w:r w:rsidR="005D54D3">
        <w:rPr>
          <w:lang w:val="pt-BR"/>
        </w:rPr>
        <w:t xml:space="preserve">os gráficos de </w:t>
      </w:r>
      <w:r w:rsidR="00091F0B">
        <w:rPr>
          <w:lang w:val="pt-BR"/>
        </w:rPr>
        <w:t>transito atual se sobrepunha</w:t>
      </w:r>
      <w:r w:rsidR="005D54D3">
        <w:rPr>
          <w:lang w:val="pt-BR"/>
        </w:rPr>
        <w:t>m</w:t>
      </w:r>
      <w:r w:rsidR="00091F0B">
        <w:rPr>
          <w:lang w:val="pt-BR"/>
        </w:rPr>
        <w:t xml:space="preserve"> </w:t>
      </w:r>
      <w:r w:rsidR="006A111A">
        <w:rPr>
          <w:lang w:val="pt-BR"/>
        </w:rPr>
        <w:t>a</w:t>
      </w:r>
      <w:r w:rsidR="00091F0B">
        <w:rPr>
          <w:lang w:val="pt-BR"/>
        </w:rPr>
        <w:t xml:space="preserve">o </w:t>
      </w:r>
      <w:r w:rsidR="005D54D3">
        <w:rPr>
          <w:lang w:val="pt-BR"/>
        </w:rPr>
        <w:t>d</w:t>
      </w:r>
      <w:r w:rsidR="006A111A">
        <w:rPr>
          <w:lang w:val="pt-BR"/>
        </w:rPr>
        <w:t>o</w:t>
      </w:r>
      <w:r w:rsidR="005D54D3">
        <w:rPr>
          <w:lang w:val="pt-BR"/>
        </w:rPr>
        <w:t xml:space="preserve"> </w:t>
      </w:r>
      <w:r w:rsidR="00091F0B">
        <w:rPr>
          <w:lang w:val="pt-BR"/>
        </w:rPr>
        <w:t xml:space="preserve">transito típico, o que </w:t>
      </w:r>
      <w:r w:rsidR="0081033C">
        <w:rPr>
          <w:lang w:val="pt-BR"/>
        </w:rPr>
        <w:t>dificulta a determinaç</w:t>
      </w:r>
      <w:r w:rsidR="006A111A">
        <w:rPr>
          <w:lang w:val="pt-BR"/>
        </w:rPr>
        <w:t xml:space="preserve">ão </w:t>
      </w:r>
      <w:proofErr w:type="gramStart"/>
      <w:r w:rsidR="006A111A">
        <w:rPr>
          <w:lang w:val="pt-BR"/>
        </w:rPr>
        <w:t>do dados</w:t>
      </w:r>
      <w:proofErr w:type="gramEnd"/>
      <w:r w:rsidR="006A111A">
        <w:rPr>
          <w:lang w:val="pt-BR"/>
        </w:rPr>
        <w:t xml:space="preserve"> </w:t>
      </w:r>
      <w:r w:rsidR="0081033C">
        <w:rPr>
          <w:lang w:val="pt-BR"/>
        </w:rPr>
        <w:t>do trajeto</w:t>
      </w:r>
      <w:r w:rsidR="00091F0B">
        <w:rPr>
          <w:lang w:val="pt-BR"/>
        </w:rPr>
        <w:t>.</w:t>
      </w:r>
    </w:p>
    <w:p w14:paraId="30687DD4" w14:textId="4362F858" w:rsidR="00AE4F6A" w:rsidRDefault="00091F0B" w:rsidP="00BC0CFC">
      <w:pPr>
        <w:ind w:firstLine="202"/>
        <w:jc w:val="both"/>
        <w:rPr>
          <w:lang w:val="pt-BR"/>
        </w:rPr>
      </w:pPr>
      <w:r>
        <w:rPr>
          <w:lang w:val="pt-BR"/>
        </w:rPr>
        <w:t>Uma vez escolhido</w:t>
      </w:r>
      <w:r w:rsidR="000C7304">
        <w:rPr>
          <w:lang w:val="pt-BR"/>
        </w:rPr>
        <w:t xml:space="preserve"> o método</w:t>
      </w:r>
      <w:r>
        <w:rPr>
          <w:lang w:val="pt-BR"/>
        </w:rPr>
        <w:t>,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 xml:space="preserve">io </w:t>
      </w:r>
      <w:proofErr w:type="gramStart"/>
      <w:r w:rsidR="00990DC5">
        <w:rPr>
          <w:lang w:val="pt-BR"/>
        </w:rPr>
        <w:t>a</w:t>
      </w:r>
      <w:proofErr w:type="gramEnd"/>
      <w:r w:rsidR="00990DC5">
        <w:rPr>
          <w:lang w:val="pt-BR"/>
        </w:rPr>
        <w:t xml:space="preserve"> semana para obter os dados</w:t>
      </w:r>
      <w:r w:rsidR="00160087" w:rsidRPr="00160087">
        <w:rPr>
          <w:lang w:val="pt-BR"/>
        </w:rPr>
        <w:t xml:space="preserve"> que seriam utilizados no projeto. </w:t>
      </w:r>
      <w:r w:rsidR="0081033C">
        <w:rPr>
          <w:lang w:val="pt-BR"/>
        </w:rPr>
        <w:t>Buscou-se</w:t>
      </w:r>
      <w:r w:rsidR="000C7304">
        <w:rPr>
          <w:lang w:val="pt-BR"/>
        </w:rPr>
        <w:t xml:space="preserve"> </w:t>
      </w:r>
      <w:r w:rsidR="00160087">
        <w:rPr>
          <w:lang w:val="pt-BR"/>
        </w:rPr>
        <w:t xml:space="preserve">um horário em que as cidades estivessem em um horário de pico, ou seja, quando o trânsito estivesse mais lento </w:t>
      </w:r>
      <w:r w:rsidR="006A111A">
        <w:rPr>
          <w:lang w:val="pt-BR"/>
        </w:rPr>
        <w:t xml:space="preserve">do que </w:t>
      </w:r>
      <w:r w:rsidR="00160087">
        <w:rPr>
          <w:lang w:val="pt-BR"/>
        </w:rPr>
        <w:t xml:space="preserve">normalmente, </w:t>
      </w:r>
      <w:r w:rsidR="0081033C">
        <w:rPr>
          <w:lang w:val="pt-BR"/>
        </w:rPr>
        <w:t xml:space="preserve">sendo portanto </w:t>
      </w:r>
      <w:r w:rsidR="00160087">
        <w:rPr>
          <w:lang w:val="pt-BR"/>
        </w:rPr>
        <w:t>utiliza</w:t>
      </w:r>
      <w:r w:rsidR="0081033C">
        <w:rPr>
          <w:lang w:val="pt-BR"/>
        </w:rPr>
        <w:t>do</w:t>
      </w:r>
      <w:r w:rsidR="00160087">
        <w:rPr>
          <w:lang w:val="pt-BR"/>
        </w:rPr>
        <w:t xml:space="preserve"> o horário d</w:t>
      </w:r>
      <w:r w:rsidR="0081033C">
        <w:rPr>
          <w:lang w:val="pt-BR"/>
        </w:rPr>
        <w:t>as</w:t>
      </w:r>
      <w:r w:rsidR="00160087">
        <w:rPr>
          <w:lang w:val="pt-BR"/>
        </w:rPr>
        <w:t xml:space="preserve"> </w:t>
      </w:r>
      <w:r w:rsidR="00990DC5">
        <w:rPr>
          <w:lang w:val="pt-BR"/>
        </w:rPr>
        <w:t>18h</w:t>
      </w:r>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6F8C7CC3" w14:textId="7E2ADD2C" w:rsidR="001B7F30" w:rsidRDefault="00857AF8" w:rsidP="00BC0CFC">
      <w:pPr>
        <w:ind w:firstLine="202"/>
        <w:jc w:val="both"/>
        <w:rPr>
          <w:lang w:val="pt-BR"/>
        </w:rPr>
      </w:pPr>
      <w:r>
        <w:rPr>
          <w:lang w:val="pt-BR"/>
        </w:rPr>
        <w:t>Inicialmente o</w:t>
      </w:r>
      <w:r w:rsidR="0081033C">
        <w:rPr>
          <w:lang w:val="pt-BR"/>
        </w:rPr>
        <w:t>s dados das amostras foram coletados por volt</w:t>
      </w:r>
      <w:r>
        <w:rPr>
          <w:lang w:val="pt-BR"/>
        </w:rPr>
        <w:t>a das 18h do dia 30/11/2016</w:t>
      </w:r>
      <w:r w:rsidR="0081033C">
        <w:rPr>
          <w:lang w:val="pt-BR"/>
        </w:rPr>
        <w:t xml:space="preserve">, </w:t>
      </w:r>
      <w:r>
        <w:rPr>
          <w:lang w:val="pt-BR"/>
        </w:rPr>
        <w:t xml:space="preserve">porém houve a necessidade de refazer a coleta nas </w:t>
      </w:r>
      <w:r w:rsidR="0081033C">
        <w:rPr>
          <w:lang w:val="pt-BR"/>
        </w:rPr>
        <w:t>21h</w:t>
      </w:r>
      <w:r>
        <w:rPr>
          <w:lang w:val="pt-BR"/>
        </w:rPr>
        <w:t xml:space="preserve"> (18h no horário EST)</w:t>
      </w:r>
      <w:r w:rsidR="0081033C">
        <w:rPr>
          <w:lang w:val="pt-BR"/>
        </w:rPr>
        <w:t xml:space="preserve"> do dia 02/12/2016 para Boston e Cambridge </w:t>
      </w:r>
      <w:r w:rsidR="006A111A">
        <w:rPr>
          <w:lang w:val="pt-BR"/>
        </w:rPr>
        <w:t>para</w:t>
      </w:r>
      <w:r w:rsidR="0081033C">
        <w:rPr>
          <w:lang w:val="pt-BR"/>
        </w:rPr>
        <w:t xml:space="preserve"> corrigir os dados </w:t>
      </w:r>
      <w:r w:rsidR="00BC1C63">
        <w:rPr>
          <w:lang w:val="pt-BR"/>
        </w:rPr>
        <w:t>por causa do</w:t>
      </w:r>
      <w:r>
        <w:rPr>
          <w:lang w:val="pt-BR"/>
        </w:rPr>
        <w:t xml:space="preserve"> fuso horário diferente.</w:t>
      </w:r>
    </w:p>
    <w:p w14:paraId="36CABB26" w14:textId="7924E447" w:rsidR="0080514F" w:rsidRDefault="0080514F" w:rsidP="00BC0CFC">
      <w:pPr>
        <w:ind w:firstLine="202"/>
        <w:jc w:val="both"/>
        <w:rPr>
          <w:lang w:val="pt-BR"/>
        </w:rPr>
      </w:pPr>
      <w:r>
        <w:rPr>
          <w:lang w:val="pt-BR"/>
        </w:rPr>
        <w:t>(COMENTARIO SOBRE AS IMAGENS)</w:t>
      </w:r>
    </w:p>
    <w:p w14:paraId="343037F0" w14:textId="708C0907" w:rsidR="0080514F" w:rsidRDefault="0080514F" w:rsidP="00BC0CFC">
      <w:pPr>
        <w:ind w:firstLine="202"/>
        <w:jc w:val="both"/>
        <w:rPr>
          <w:lang w:val="pt-BR"/>
        </w:rPr>
      </w:pPr>
      <w:r>
        <w:rPr>
          <w:lang w:val="pt-BR"/>
        </w:rPr>
        <w:t>(COMENTARIO SOBRE AS IMAGENS)</w:t>
      </w:r>
    </w:p>
    <w:p w14:paraId="54579075" w14:textId="63F68B88" w:rsidR="0080514F" w:rsidRDefault="00626287" w:rsidP="00BC0CFC">
      <w:pPr>
        <w:ind w:firstLine="202"/>
        <w:jc w:val="both"/>
        <w:rPr>
          <w:lang w:val="pt-BR"/>
        </w:rPr>
      </w:pPr>
      <w:r w:rsidRPr="001F4C5C">
        <w:rPr>
          <w:noProof/>
          <w:lang w:val="pt-BR" w:eastAsia="ja-JP"/>
        </w:rPr>
        <mc:AlternateContent>
          <mc:Choice Requires="wps">
            <w:drawing>
              <wp:anchor distT="0" distB="0" distL="114300" distR="114300" simplePos="0" relativeHeight="251673600" behindDoc="0" locked="0" layoutInCell="1" allowOverlap="1" wp14:anchorId="0A4442CD" wp14:editId="11E3C2E7">
                <wp:simplePos x="0" y="0"/>
                <wp:positionH relativeFrom="margin">
                  <wp:posOffset>-127635</wp:posOffset>
                </wp:positionH>
                <wp:positionV relativeFrom="margin">
                  <wp:posOffset>5798820</wp:posOffset>
                </wp:positionV>
                <wp:extent cx="3138170" cy="3028950"/>
                <wp:effectExtent l="0" t="0" r="5080" b="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30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530ED0" w:rsidRDefault="00530ED0" w:rsidP="00155D5C">
                            <w:pPr>
                              <w:pStyle w:val="Textodenotaderodap"/>
                              <w:ind w:firstLine="0"/>
                            </w:pPr>
                            <w:r>
                              <w:rPr>
                                <w:noProof/>
                                <w:lang w:val="pt-BR" w:eastAsia="ja-JP"/>
                              </w:rPr>
                              <w:drawing>
                                <wp:inline distT="0" distB="0" distL="0" distR="0" wp14:anchorId="7D27CA3D" wp14:editId="05124E6C">
                                  <wp:extent cx="3057525" cy="202390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7">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530ED0" w:rsidRPr="00F2348A" w:rsidRDefault="00530ED0"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530ED0" w:rsidRPr="00F2348A" w:rsidRDefault="00530ED0"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0.05pt;margin-top:456.6pt;width:247.1pt;height:23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" stroked="f">
                <v:textbox inset="0,0,0,0">
                  <w:txbxContent>
                    <w:p w14:paraId="7B5737D5" w14:textId="62AC0AD0" w:rsidR="00530ED0" w:rsidRDefault="00530ED0" w:rsidP="00155D5C">
                      <w:pPr>
                        <w:pStyle w:val="Textodenotaderodap"/>
                        <w:ind w:firstLine="0"/>
                      </w:pPr>
                      <w:r>
                        <w:rPr>
                          <w:noProof/>
                          <w:lang w:val="pt-BR" w:eastAsia="ja-JP"/>
                        </w:rPr>
                        <w:drawing>
                          <wp:inline distT="0" distB="0" distL="0" distR="0" wp14:anchorId="7D27CA3D" wp14:editId="05124E6C">
                            <wp:extent cx="3057525" cy="202390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7">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530ED0" w:rsidRPr="00F2348A" w:rsidRDefault="00530ED0"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530ED0" w:rsidRPr="00F2348A" w:rsidRDefault="00530ED0"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0514F">
        <w:rPr>
          <w:lang w:val="pt-BR"/>
        </w:rPr>
        <w:t>(COMENTARIO SOBRE AS IMAGENS)</w:t>
      </w:r>
    </w:p>
    <w:p w14:paraId="486BCCDC" w14:textId="0453C2A4" w:rsidR="0080514F" w:rsidRDefault="00626287" w:rsidP="00BC0CFC">
      <w:pPr>
        <w:ind w:firstLine="202"/>
        <w:jc w:val="both"/>
        <w:rPr>
          <w:lang w:val="pt-BR"/>
        </w:rPr>
      </w:pPr>
      <w:r w:rsidRPr="001F4C5C">
        <w:rPr>
          <w:noProof/>
          <w:lang w:val="pt-BR" w:eastAsia="ja-JP"/>
        </w:rPr>
        <mc:AlternateContent>
          <mc:Choice Requires="wps">
            <w:drawing>
              <wp:anchor distT="0" distB="0" distL="114300" distR="114300" simplePos="0" relativeHeight="251683840" behindDoc="0" locked="0" layoutInCell="1" allowOverlap="1" wp14:anchorId="4B781BCA" wp14:editId="5F40682D">
                <wp:simplePos x="0" y="0"/>
                <wp:positionH relativeFrom="margin">
                  <wp:posOffset>3406140</wp:posOffset>
                </wp:positionH>
                <wp:positionV relativeFrom="margin">
                  <wp:posOffset>5751195</wp:posOffset>
                </wp:positionV>
                <wp:extent cx="3009900" cy="3019425"/>
                <wp:effectExtent l="0" t="0" r="0" b="9525"/>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01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BE7A9E" w14:textId="77777777" w:rsidR="00530ED0" w:rsidRDefault="00530ED0" w:rsidP="00857AF8">
                            <w:pPr>
                              <w:pStyle w:val="Textodenotaderodap"/>
                              <w:ind w:firstLine="0"/>
                            </w:pPr>
                            <w:r>
                              <w:rPr>
                                <w:noProof/>
                                <w:lang w:val="pt-BR" w:eastAsia="ja-JP"/>
                              </w:rPr>
                              <w:drawing>
                                <wp:inline distT="0" distB="0" distL="0" distR="0" wp14:anchorId="54B58B7D" wp14:editId="53B526FB">
                                  <wp:extent cx="3105150" cy="2065662"/>
                                  <wp:effectExtent l="0" t="0" r="0" b="0"/>
                                  <wp:docPr id="28"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8">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530ED0" w:rsidRPr="00F2348A" w:rsidRDefault="00530ED0" w:rsidP="00857AF8">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471E52CC" w14:textId="77777777" w:rsidR="00530ED0" w:rsidRPr="00F2348A" w:rsidRDefault="00530ED0" w:rsidP="00857AF8">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268.2pt;margin-top:452.85pt;width:237pt;height:237.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" stroked="f">
                <v:textbox inset="0,0,0,0">
                  <w:txbxContent>
                    <w:p w14:paraId="76BE7A9E" w14:textId="77777777" w:rsidR="00530ED0" w:rsidRDefault="00530ED0" w:rsidP="00857AF8">
                      <w:pPr>
                        <w:pStyle w:val="Textodenotaderodap"/>
                        <w:ind w:firstLine="0"/>
                      </w:pPr>
                      <w:r>
                        <w:rPr>
                          <w:noProof/>
                          <w:lang w:val="pt-BR" w:eastAsia="ja-JP"/>
                        </w:rPr>
                        <w:drawing>
                          <wp:inline distT="0" distB="0" distL="0" distR="0" wp14:anchorId="54B58B7D" wp14:editId="53B526FB">
                            <wp:extent cx="3105150" cy="2065662"/>
                            <wp:effectExtent l="0" t="0" r="0" b="0"/>
                            <wp:docPr id="28"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8">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530ED0" w:rsidRPr="00F2348A" w:rsidRDefault="00530ED0" w:rsidP="00857AF8">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471E52CC" w14:textId="77777777" w:rsidR="00530ED0" w:rsidRPr="00F2348A" w:rsidRDefault="00530ED0" w:rsidP="00857AF8">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0514F">
        <w:rPr>
          <w:lang w:val="pt-BR"/>
        </w:rPr>
        <w:t>(COMENTARIO SOBRE AS IMAGENS)</w:t>
      </w:r>
    </w:p>
    <w:p w14:paraId="32A73092" w14:textId="0EC4D0F0" w:rsidR="00317B3D" w:rsidRDefault="00317B3D" w:rsidP="00BC0CFC">
      <w:pPr>
        <w:pStyle w:val="Ttulo2"/>
        <w:jc w:val="both"/>
        <w:rPr>
          <w:lang w:val="pt-BR"/>
        </w:rPr>
      </w:pPr>
      <w:r w:rsidRPr="00317B3D">
        <w:rPr>
          <w:lang w:val="pt-BR"/>
        </w:rPr>
        <w:lastRenderedPageBreak/>
        <w:t>Método de Seleção de Dados de Custo</w:t>
      </w:r>
    </w:p>
    <w:p w14:paraId="20B8FC8D" w14:textId="5EE704FF" w:rsidR="00317B3D" w:rsidRDefault="00922F96" w:rsidP="00BC0CFC">
      <w:pPr>
        <w:ind w:firstLine="202"/>
        <w:jc w:val="both"/>
        <w:rPr>
          <w:lang w:val="pt-BR"/>
        </w:rPr>
      </w:pPr>
      <w:r>
        <w:rPr>
          <w:lang w:val="pt-BR"/>
        </w:rPr>
        <w:t>Para o cálculo de gasto médio das vias, foi utilizado como base o carro mais vendido de 2016</w:t>
      </w:r>
      <w:r w:rsidR="00A04D86">
        <w:rPr>
          <w:lang w:val="pt-BR"/>
        </w:rPr>
        <w:t>, o</w:t>
      </w:r>
      <w:r>
        <w:rPr>
          <w:lang w:val="pt-BR"/>
        </w:rPr>
        <w:t xml:space="preserve"> Chevrolet </w:t>
      </w:r>
      <w:proofErr w:type="spellStart"/>
      <w:r>
        <w:rPr>
          <w:lang w:val="pt-BR"/>
        </w:rPr>
        <w:t>Onix</w:t>
      </w:r>
      <w:proofErr w:type="spellEnd"/>
      <w:r w:rsidR="00A51944">
        <w:rPr>
          <w:lang w:val="pt-BR"/>
        </w:rPr>
        <w:t xml:space="preserve"> </w:t>
      </w:r>
      <w:r w:rsidR="00A51944">
        <w:rPr>
          <w:lang w:val="pt-BR"/>
        </w:rPr>
        <w:t>[3]</w:t>
      </w:r>
      <w:r>
        <w:rPr>
          <w:lang w:val="pt-BR"/>
        </w:rPr>
        <w:t>.</w:t>
      </w:r>
      <w:r w:rsidR="00857AF8">
        <w:rPr>
          <w:lang w:val="pt-BR"/>
        </w:rPr>
        <w:t xml:space="preserve"> </w:t>
      </w:r>
    </w:p>
    <w:p w14:paraId="72E318FC" w14:textId="143019FD" w:rsidR="00922F96" w:rsidRDefault="00857AF8" w:rsidP="00BC0CFC">
      <w:pPr>
        <w:ind w:firstLine="202"/>
        <w:jc w:val="both"/>
        <w:rPr>
          <w:lang w:val="pt-BR"/>
        </w:rPr>
      </w:pPr>
      <w:r>
        <w:rPr>
          <w:lang w:val="pt-BR"/>
        </w:rPr>
        <w:t>Foi utilizada na</w:t>
      </w:r>
      <w:r w:rsidR="00922F96">
        <w:rPr>
          <w:lang w:val="pt-BR"/>
        </w:rPr>
        <w:t xml:space="preserve"> simulação </w:t>
      </w:r>
      <w:r>
        <w:rPr>
          <w:lang w:val="pt-BR"/>
        </w:rPr>
        <w:t>como</w:t>
      </w:r>
      <w:r w:rsidR="00922F96">
        <w:rPr>
          <w:lang w:val="pt-BR"/>
        </w:rPr>
        <w:t xml:space="preserve"> </w:t>
      </w:r>
      <w:r>
        <w:rPr>
          <w:lang w:val="pt-BR"/>
        </w:rPr>
        <w:t xml:space="preserve">parâmetro as especificações de consumo do modelo </w:t>
      </w:r>
      <w:r w:rsidR="00922F96">
        <w:rPr>
          <w:lang w:val="pt-BR"/>
        </w:rPr>
        <w:t xml:space="preserve">Chevrolet </w:t>
      </w:r>
      <w:proofErr w:type="spellStart"/>
      <w:r w:rsidR="00922F96">
        <w:rPr>
          <w:lang w:val="pt-BR"/>
        </w:rPr>
        <w:t>Onix</w:t>
      </w:r>
      <w:proofErr w:type="spellEnd"/>
      <w:r w:rsidR="00922F96">
        <w:rPr>
          <w:lang w:val="pt-BR"/>
        </w:rPr>
        <w:t xml:space="preserve"> 1.4 LT e LTZ, com câmbio automático de </w:t>
      </w:r>
      <w:proofErr w:type="gramStart"/>
      <w:r w:rsidR="00922F96">
        <w:rPr>
          <w:lang w:val="pt-BR"/>
        </w:rPr>
        <w:t>6</w:t>
      </w:r>
      <w:proofErr w:type="gramEnd"/>
      <w:r w:rsidR="00922F96">
        <w:rPr>
          <w:lang w:val="pt-BR"/>
        </w:rPr>
        <w:t xml:space="preserve"> velocidades</w:t>
      </w:r>
      <w:r w:rsidR="00D43FE6">
        <w:rPr>
          <w:lang w:val="pt-BR"/>
        </w:rPr>
        <w:t>. O custo de gasolina deste carro é de 11,7 km/l na cidade e 13,9 km/l na estrada</w:t>
      </w:r>
      <w:r w:rsidR="00A51944">
        <w:rPr>
          <w:lang w:val="pt-BR"/>
        </w:rPr>
        <w:t xml:space="preserve"> [4].</w:t>
      </w:r>
    </w:p>
    <w:p w14:paraId="345BF0F4" w14:textId="055D2157" w:rsidR="00D43FE6" w:rsidRDefault="00D43FE6" w:rsidP="00857AF8">
      <w:pPr>
        <w:ind w:firstLine="202"/>
        <w:jc w:val="both"/>
        <w:rPr>
          <w:lang w:val="pt-BR"/>
        </w:rPr>
      </w:pPr>
      <w:r>
        <w:rPr>
          <w:lang w:val="pt-BR"/>
        </w:rPr>
        <w:t xml:space="preserve">O preço da gasolina foi </w:t>
      </w:r>
      <w:r w:rsidR="00857AF8">
        <w:rPr>
          <w:lang w:val="pt-BR"/>
        </w:rPr>
        <w:t>considerado como</w:t>
      </w:r>
      <w:r>
        <w:rPr>
          <w:lang w:val="pt-BR"/>
        </w:rPr>
        <w:t xml:space="preserve"> R$ 3,3</w:t>
      </w:r>
      <w:r w:rsidR="00A04D86">
        <w:rPr>
          <w:lang w:val="pt-BR"/>
        </w:rPr>
        <w:t>0</w:t>
      </w:r>
      <w:r>
        <w:rPr>
          <w:lang w:val="pt-BR"/>
        </w:rPr>
        <w:t xml:space="preserve"> o litro, que é o preço atual da gasolina em Itajaí</w:t>
      </w:r>
      <w:r w:rsidR="00CB0502">
        <w:rPr>
          <w:lang w:val="pt-BR"/>
        </w:rPr>
        <w:t xml:space="preserve"> [5]</w:t>
      </w:r>
      <w:r w:rsidR="00857AF8">
        <w:rPr>
          <w:lang w:val="pt-BR"/>
        </w:rPr>
        <w:t xml:space="preserve"> Houve a necessidade de considera</w:t>
      </w:r>
      <w:r w:rsidR="008E46A8">
        <w:rPr>
          <w:lang w:val="pt-BR"/>
        </w:rPr>
        <w:t>r no trajeto entre Itajaí e Nave</w:t>
      </w:r>
      <w:r w:rsidR="00857AF8">
        <w:rPr>
          <w:lang w:val="pt-BR"/>
        </w:rPr>
        <w:t>g</w:t>
      </w:r>
      <w:r w:rsidR="008E46A8">
        <w:rPr>
          <w:lang w:val="pt-BR"/>
        </w:rPr>
        <w:t>a</w:t>
      </w:r>
      <w:r w:rsidR="00857AF8">
        <w:rPr>
          <w:lang w:val="pt-BR"/>
        </w:rPr>
        <w:t>nt</w:t>
      </w:r>
      <w:r w:rsidR="00CB0502">
        <w:rPr>
          <w:lang w:val="pt-BR"/>
        </w:rPr>
        <w:t>e</w:t>
      </w:r>
      <w:r w:rsidR="00857AF8">
        <w:rPr>
          <w:lang w:val="pt-BR"/>
        </w:rPr>
        <w:t>s o custo de transporte da balsa, que</w:t>
      </w:r>
      <w:r w:rsidR="00581B31">
        <w:rPr>
          <w:lang w:val="pt-BR"/>
        </w:rPr>
        <w:t xml:space="preserve"> é de </w:t>
      </w:r>
      <w:r w:rsidR="00A04D86">
        <w:rPr>
          <w:lang w:val="pt-BR"/>
        </w:rPr>
        <w:t xml:space="preserve">R$ </w:t>
      </w:r>
      <w:r w:rsidR="00581B31">
        <w:rPr>
          <w:lang w:val="pt-BR"/>
        </w:rPr>
        <w:t>8,75</w:t>
      </w:r>
      <w:r w:rsidR="00857AF8">
        <w:rPr>
          <w:lang w:val="pt-BR"/>
        </w:rPr>
        <w:t>.</w:t>
      </w:r>
      <w:r w:rsidR="00CB0502">
        <w:rPr>
          <w:lang w:val="pt-BR"/>
        </w:rPr>
        <w:t xml:space="preserve"> </w:t>
      </w:r>
      <w:r w:rsidR="00857AF8">
        <w:rPr>
          <w:lang w:val="pt-BR"/>
        </w:rPr>
        <w:t>(REFERÊNCIA)</w:t>
      </w:r>
    </w:p>
    <w:p w14:paraId="67A54C97" w14:textId="214FF3C9" w:rsidR="00857AF8" w:rsidRDefault="00771624" w:rsidP="00857AF8">
      <w:pPr>
        <w:ind w:firstLine="202"/>
        <w:jc w:val="both"/>
        <w:rPr>
          <w:lang w:val="pt-BR"/>
        </w:rPr>
      </w:pPr>
      <w:r>
        <w:rPr>
          <w:lang w:val="pt-BR"/>
        </w:rPr>
        <w:t>Os cálculos para descobrir os parâmetros de gasto, foram</w:t>
      </w:r>
      <w:r w:rsidR="00857AF8">
        <w:rPr>
          <w:lang w:val="pt-BR"/>
        </w:rPr>
        <w:t xml:space="preserve"> através de duas contas: a primeira calcula quantos litros de gasolina foram gastados no trajeto e a segunda quanto custaria </w:t>
      </w:r>
      <w:proofErr w:type="gramStart"/>
      <w:r w:rsidR="00857AF8">
        <w:rPr>
          <w:lang w:val="pt-BR"/>
        </w:rPr>
        <w:t>a</w:t>
      </w:r>
      <w:proofErr w:type="gramEnd"/>
      <w:r w:rsidR="00857AF8">
        <w:rPr>
          <w:lang w:val="pt-BR"/>
        </w:rPr>
        <w:t xml:space="preserve"> </w:t>
      </w:r>
      <w:r w:rsidR="002119AE">
        <w:rPr>
          <w:lang w:val="pt-BR"/>
        </w:rPr>
        <w:t>compra dos litros</w:t>
      </w:r>
      <w:r w:rsidR="00857AF8">
        <w:rPr>
          <w:lang w:val="pt-BR"/>
        </w:rPr>
        <w:t xml:space="preserve"> utilizada no trajeto co</w:t>
      </w:r>
      <w:r w:rsidR="00D06E43">
        <w:rPr>
          <w:lang w:val="pt-BR"/>
        </w:rPr>
        <w:t>m base no preço atual da cidade de</w:t>
      </w:r>
      <w:r w:rsidR="00857AF8">
        <w:rPr>
          <w:lang w:val="pt-BR"/>
        </w:rPr>
        <w:t xml:space="preserve"> Itajaí.</w:t>
      </w:r>
    </w:p>
    <w:p w14:paraId="4FABD6B6" w14:textId="5F86191F" w:rsidR="00CB7AB2" w:rsidRDefault="00CB7AB2" w:rsidP="00BC0CFC">
      <w:pPr>
        <w:ind w:firstLine="202"/>
        <w:jc w:val="both"/>
        <w:rPr>
          <w:b/>
          <w:lang w:val="pt-BR"/>
        </w:rPr>
      </w:pPr>
    </w:p>
    <w:p w14:paraId="70F1EB5C" w14:textId="2F9043E1" w:rsidR="00CB7AB2" w:rsidRDefault="00CB0502" w:rsidP="00BC0CFC">
      <w:pPr>
        <w:ind w:firstLine="202"/>
        <w:jc w:val="both"/>
        <w:rPr>
          <w:b/>
          <w:lang w:val="pt-BR"/>
        </w:rPr>
      </w:pPr>
      <w:r w:rsidRPr="001F4C5C">
        <w:rPr>
          <w:noProof/>
          <w:lang w:val="pt-BR" w:eastAsia="ja-JP"/>
        </w:rPr>
        <mc:AlternateContent>
          <mc:Choice Requires="wps">
            <w:drawing>
              <wp:anchor distT="0" distB="0" distL="114300" distR="114300" simplePos="0" relativeHeight="251677696" behindDoc="0" locked="0" layoutInCell="1" allowOverlap="1" wp14:anchorId="51CFFEED" wp14:editId="6FCFFAC0">
                <wp:simplePos x="0" y="0"/>
                <wp:positionH relativeFrom="margin">
                  <wp:posOffset>12700</wp:posOffset>
                </wp:positionH>
                <wp:positionV relativeFrom="margin">
                  <wp:posOffset>112395</wp:posOffset>
                </wp:positionV>
                <wp:extent cx="3031490" cy="2800350"/>
                <wp:effectExtent l="0" t="0" r="0" b="0"/>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80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45E69598" w:rsidR="00530ED0" w:rsidRDefault="00530ED0" w:rsidP="001A154B">
                            <w:pPr>
                              <w:pStyle w:val="Textodenotaderodap"/>
                              <w:ind w:firstLine="0"/>
                            </w:pPr>
                            <w:r>
                              <w:rPr>
                                <w:noProof/>
                                <w:lang w:val="pt-BR" w:eastAsia="ja-JP"/>
                              </w:rPr>
                              <w:drawing>
                                <wp:inline distT="0" distB="0" distL="0" distR="0" wp14:anchorId="3A05CE1F" wp14:editId="0CB5B4D5">
                                  <wp:extent cx="3031490" cy="1904365"/>
                                  <wp:effectExtent l="0" t="0" r="0" b="63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9">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530ED0" w:rsidRPr="00F2348A" w:rsidRDefault="00530ED0"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530ED0" w:rsidRPr="00F2348A" w:rsidRDefault="00530ED0"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left:0;text-align:left;margin-left:1pt;margin-top:8.85pt;width:238.7pt;height:22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" stroked="f">
                <v:textbox inset="0,0,0,0">
                  <w:txbxContent>
                    <w:p w14:paraId="145ADFBA" w14:textId="45E69598" w:rsidR="00530ED0" w:rsidRDefault="00530ED0" w:rsidP="001A154B">
                      <w:pPr>
                        <w:pStyle w:val="Textodenotaderodap"/>
                        <w:ind w:firstLine="0"/>
                      </w:pPr>
                      <w:r>
                        <w:rPr>
                          <w:noProof/>
                          <w:lang w:val="pt-BR" w:eastAsia="ja-JP"/>
                        </w:rPr>
                        <w:drawing>
                          <wp:inline distT="0" distB="0" distL="0" distR="0" wp14:anchorId="3A05CE1F" wp14:editId="0CB5B4D5">
                            <wp:extent cx="3031490" cy="1904365"/>
                            <wp:effectExtent l="0" t="0" r="0" b="63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9">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530ED0" w:rsidRPr="00F2348A" w:rsidRDefault="00530ED0"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530ED0" w:rsidRPr="00F2348A" w:rsidRDefault="00530ED0"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roofErr w:type="gramStart"/>
      <w:r w:rsidR="00CB7AB2" w:rsidRPr="00CB7AB2">
        <w:rPr>
          <w:b/>
          <w:lang w:val="pt-BR"/>
        </w:rPr>
        <w:t>Consumo Itajaí – Navegante</w:t>
      </w:r>
      <w:r w:rsidR="00BC0CFC">
        <w:rPr>
          <w:b/>
          <w:lang w:val="pt-BR"/>
        </w:rPr>
        <w:t>s</w:t>
      </w:r>
      <w:proofErr w:type="gramEnd"/>
      <w:r w:rsidR="00CB7AB2" w:rsidRPr="00CB7AB2">
        <w:rPr>
          <w:b/>
          <w:lang w:val="pt-BR"/>
        </w:rPr>
        <w:t xml:space="preserve"> por Ferry </w:t>
      </w:r>
      <w:proofErr w:type="spellStart"/>
      <w:r w:rsidR="00CB7AB2" w:rsidRPr="00CB7AB2">
        <w:rPr>
          <w:b/>
          <w:lang w:val="pt-BR"/>
        </w:rPr>
        <w:t>boat</w:t>
      </w:r>
      <w:proofErr w:type="spellEnd"/>
    </w:p>
    <w:p w14:paraId="0594EBA8" w14:textId="1AE7AC26" w:rsidR="00CB7AB2" w:rsidRPr="00CB7AB2" w:rsidRDefault="00CB7AB2" w:rsidP="00BC0CFC">
      <w:pPr>
        <w:ind w:firstLine="202"/>
        <w:jc w:val="both"/>
        <w:rPr>
          <w:b/>
          <w:lang w:val="pt-BR"/>
        </w:rPr>
      </w:pPr>
    </w:p>
    <w:p w14:paraId="0C8FC7F2" w14:textId="1239CB43" w:rsidR="00CB7AB2"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4CC5A53" w:rsidR="00CB7AB2" w:rsidRDefault="00CB7AB2" w:rsidP="00BC0CFC">
      <w:pPr>
        <w:ind w:firstLine="202"/>
        <w:jc w:val="both"/>
        <w:rPr>
          <w:lang w:val="pt-BR"/>
        </w:rPr>
      </w:pPr>
    </w:p>
    <w:p w14:paraId="4D0A2C8B" w14:textId="5BF23DBD" w:rsidR="00581B31" w:rsidRPr="00CB7AB2"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44A55E91"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376997D8" w:rsidR="00CB7AB2" w:rsidRPr="00CB7AB2" w:rsidRDefault="00CB7AB2" w:rsidP="00BC0CFC">
      <w:pPr>
        <w:ind w:firstLine="202"/>
        <w:jc w:val="both"/>
        <w:rPr>
          <w:b/>
          <w:lang w:val="pt-BR"/>
        </w:rPr>
      </w:pPr>
    </w:p>
    <w:p w14:paraId="1DB9E714" w14:textId="18798C73" w:rsidR="00CB7AB2"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2D4D1402" w:rsidR="00CB7AB2" w:rsidRDefault="00CB7AB2" w:rsidP="00BC0CFC">
      <w:pPr>
        <w:ind w:firstLine="202"/>
        <w:jc w:val="both"/>
        <w:rPr>
          <w:lang w:val="pt-BR"/>
        </w:rPr>
      </w:pPr>
    </w:p>
    <w:p w14:paraId="3728ACE6" w14:textId="0745393C" w:rsidR="00CB7AB2" w:rsidRPr="00CB7AB2"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2FFE0F26"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6CD96940" w:rsidR="00CB7AB2" w:rsidRPr="00CB7AB2" w:rsidRDefault="004143AD" w:rsidP="00BC0CFC">
      <w:pPr>
        <w:ind w:firstLine="202"/>
        <w:jc w:val="both"/>
        <w:rPr>
          <w:b/>
          <w:lang w:val="pt-BR"/>
        </w:rPr>
      </w:pPr>
      <w:r w:rsidRPr="001F4C5C">
        <w:rPr>
          <w:noProof/>
          <w:lang w:val="pt-BR" w:eastAsia="ja-JP"/>
        </w:rPr>
        <mc:AlternateContent>
          <mc:Choice Requires="wps">
            <w:drawing>
              <wp:anchor distT="0" distB="0" distL="114300" distR="114300" simplePos="0" relativeHeight="251681792" behindDoc="0" locked="0" layoutInCell="1" allowOverlap="1" wp14:anchorId="5E21A37E" wp14:editId="373F4688">
                <wp:simplePos x="0" y="0"/>
                <wp:positionH relativeFrom="margin">
                  <wp:posOffset>72390</wp:posOffset>
                </wp:positionH>
                <wp:positionV relativeFrom="margin">
                  <wp:posOffset>2588895</wp:posOffset>
                </wp:positionV>
                <wp:extent cx="2981325" cy="3305175"/>
                <wp:effectExtent l="0" t="0" r="9525" b="952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3305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7AAD8799" w:rsidR="00530ED0" w:rsidRDefault="00530ED0" w:rsidP="000E24F6">
                            <w:pPr>
                              <w:pStyle w:val="Textodenotaderodap"/>
                              <w:ind w:firstLine="0"/>
                            </w:pPr>
                            <w:r>
                              <w:rPr>
                                <w:noProof/>
                                <w:lang w:val="pt-BR" w:eastAsia="ja-JP"/>
                              </w:rPr>
                              <w:drawing>
                                <wp:inline distT="0" distB="0" distL="0" distR="0" wp14:anchorId="6E37FD81" wp14:editId="6E1A0742">
                                  <wp:extent cx="2981325" cy="1899920"/>
                                  <wp:effectExtent l="0" t="0" r="9525" b="508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20">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530ED0" w:rsidRPr="00F2348A" w:rsidRDefault="00530ED0"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530ED0" w:rsidRPr="00F2348A" w:rsidRDefault="00530ED0" w:rsidP="000E24F6">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left:0;text-align:left;margin-left:5.7pt;margin-top:203.85pt;width:234.75pt;height:26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3ogA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" stroked="f">
                <v:textbox inset="0,0,0,0">
                  <w:txbxContent>
                    <w:p w14:paraId="0B9078C3" w14:textId="7AAD8799" w:rsidR="00530ED0" w:rsidRDefault="00530ED0" w:rsidP="000E24F6">
                      <w:pPr>
                        <w:pStyle w:val="Textodenotaderodap"/>
                        <w:ind w:firstLine="0"/>
                      </w:pPr>
                      <w:r>
                        <w:rPr>
                          <w:noProof/>
                          <w:lang w:val="pt-BR" w:eastAsia="ja-JP"/>
                        </w:rPr>
                        <w:drawing>
                          <wp:inline distT="0" distB="0" distL="0" distR="0" wp14:anchorId="6E37FD81" wp14:editId="6E1A0742">
                            <wp:extent cx="2981325" cy="1899920"/>
                            <wp:effectExtent l="0" t="0" r="9525" b="508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20">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530ED0" w:rsidRPr="00F2348A" w:rsidRDefault="00530ED0"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530ED0" w:rsidRPr="00F2348A" w:rsidRDefault="00530ED0" w:rsidP="000E24F6">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0C4F7FF6" w14:textId="1568B44B" w:rsidR="00CB7AB2"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7B06854E" w:rsidR="00CB7AB2" w:rsidRDefault="00CB7AB2" w:rsidP="00BC0CFC">
      <w:pPr>
        <w:ind w:firstLine="202"/>
        <w:jc w:val="both"/>
        <w:rPr>
          <w:lang w:val="pt-BR"/>
        </w:rPr>
      </w:pPr>
    </w:p>
    <w:p w14:paraId="73437C92" w14:textId="2B67D38E" w:rsidR="00CB7AB2" w:rsidRPr="00CB7AB2"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31382CC" w:rsidR="00CB7AB2" w:rsidRPr="00317B3D" w:rsidRDefault="00CB7AB2" w:rsidP="00BC0CFC">
      <w:pPr>
        <w:ind w:firstLine="202"/>
        <w:jc w:val="both"/>
        <w:rPr>
          <w:lang w:val="pt-BR"/>
        </w:rPr>
      </w:pPr>
    </w:p>
    <w:p w14:paraId="226A3B9E" w14:textId="79B5AA02"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0F527F24" w:rsidR="00CB7AB2" w:rsidRPr="00CB7AB2" w:rsidRDefault="00CB7AB2" w:rsidP="00BC0CFC">
      <w:pPr>
        <w:ind w:firstLine="202"/>
        <w:jc w:val="both"/>
        <w:rPr>
          <w:b/>
          <w:lang w:val="pt-BR"/>
        </w:rPr>
      </w:pPr>
    </w:p>
    <w:p w14:paraId="5A709E6F" w14:textId="43F3A93F" w:rsidR="00CB7AB2"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oMath>
      </m:oMathPara>
    </w:p>
    <w:p w14:paraId="7C288756" w14:textId="77777777" w:rsidR="00FB6299" w:rsidRDefault="00FB6299" w:rsidP="00BC0CFC">
      <w:pPr>
        <w:ind w:firstLine="202"/>
        <w:jc w:val="both"/>
        <w:rPr>
          <w:lang w:val="pt-BR"/>
        </w:rPr>
      </w:pPr>
    </w:p>
    <w:p w14:paraId="39DCDD70" w14:textId="1AA256D1" w:rsidR="00FB6299" w:rsidRPr="00CB7AB2"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R$ 2,01</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7535832F" w:rsidR="00FB6299"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oMath>
      </m:oMathPara>
    </w:p>
    <w:p w14:paraId="6CD0C590" w14:textId="77777777" w:rsidR="00FB6299" w:rsidRDefault="00FB6299" w:rsidP="00BC0CFC">
      <w:pPr>
        <w:ind w:firstLine="202"/>
        <w:jc w:val="both"/>
        <w:rPr>
          <w:lang w:val="pt-BR"/>
        </w:rPr>
      </w:pPr>
    </w:p>
    <w:p w14:paraId="2038096B" w14:textId="710FF43F" w:rsidR="00FB6299" w:rsidRPr="00CB7AB2" w:rsidRDefault="00F7349E"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R$ 1,42</m:t>
              </m:r>
            </m:den>
          </m:f>
        </m:oMath>
      </m:oMathPara>
    </w:p>
    <w:p w14:paraId="6622AB46" w14:textId="77777777" w:rsidR="00CB7AB2" w:rsidRDefault="00CB7AB2" w:rsidP="00BC0CFC">
      <w:pPr>
        <w:ind w:firstLine="202"/>
        <w:jc w:val="both"/>
        <w:rPr>
          <w:lang w:val="pt-BR"/>
        </w:rPr>
      </w:pPr>
    </w:p>
    <w:p w14:paraId="078FB12D" w14:textId="1B69F3A7" w:rsidR="00FB6299" w:rsidRDefault="00FB6299" w:rsidP="00BC0CFC">
      <w:pPr>
        <w:ind w:firstLine="202"/>
        <w:jc w:val="both"/>
        <w:rPr>
          <w:lang w:val="pt-BR"/>
        </w:rPr>
      </w:pPr>
      <w:r>
        <w:rPr>
          <w:lang w:val="pt-BR"/>
        </w:rPr>
        <w:t>Portando</w:t>
      </w:r>
      <w:r w:rsidR="00857AF8">
        <w:rPr>
          <w:lang w:val="pt-BR"/>
        </w:rPr>
        <w:t xml:space="preserve">, </w:t>
      </w:r>
      <w:r>
        <w:rPr>
          <w:lang w:val="pt-BR"/>
        </w:rPr>
        <w:t>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w:t>
      </w:r>
      <w:proofErr w:type="spellStart"/>
      <w:r>
        <w:rPr>
          <w:b/>
          <w:lang w:val="pt-BR"/>
        </w:rPr>
        <w:t>boat</w:t>
      </w:r>
      <w:proofErr w:type="spellEnd"/>
      <w:r>
        <w:rPr>
          <w:b/>
          <w:lang w:val="pt-BR"/>
        </w:rPr>
        <w:t xml:space="preserve">: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5F1C27CC" w:rsidR="00BC0CFC" w:rsidRPr="00BC0CFC" w:rsidRDefault="00BC0CFC" w:rsidP="00BC0CFC">
      <w:pPr>
        <w:ind w:firstLine="202"/>
        <w:jc w:val="both"/>
        <w:rPr>
          <w:lang w:val="pt-BR"/>
        </w:rPr>
      </w:pPr>
      <w:r>
        <w:rPr>
          <w:b/>
          <w:lang w:val="pt-BR"/>
        </w:rPr>
        <w:t xml:space="preserve">Boston – Cambridge caminho lento: </w:t>
      </w:r>
      <w:r>
        <w:rPr>
          <w:lang w:val="pt-BR"/>
        </w:rPr>
        <w:t xml:space="preserve">R$ </w:t>
      </w:r>
      <w:r w:rsidR="00C42C65">
        <w:rPr>
          <w:lang w:val="pt-BR"/>
        </w:rPr>
        <w:t>2,01</w:t>
      </w:r>
    </w:p>
    <w:p w14:paraId="7747A2B3" w14:textId="419BE2E6" w:rsidR="00BC0CFC" w:rsidRPr="00BC0CFC" w:rsidRDefault="00BC0CFC" w:rsidP="00BC0CFC">
      <w:pPr>
        <w:ind w:firstLine="202"/>
        <w:jc w:val="both"/>
        <w:rPr>
          <w:lang w:val="pt-BR"/>
        </w:rPr>
      </w:pPr>
      <w:r>
        <w:rPr>
          <w:b/>
          <w:lang w:val="pt-BR"/>
        </w:rPr>
        <w:t xml:space="preserve">Boston – Cambridge caminho rápido: </w:t>
      </w:r>
      <w:r>
        <w:rPr>
          <w:lang w:val="pt-BR"/>
        </w:rPr>
        <w:t xml:space="preserve">R$ </w:t>
      </w:r>
      <w:r w:rsidR="00C42C65">
        <w:rPr>
          <w:lang w:val="pt-BR"/>
        </w:rPr>
        <w:t>1,42</w:t>
      </w:r>
    </w:p>
    <w:p w14:paraId="20DD1D60" w14:textId="541210C9" w:rsidR="00E97B99" w:rsidRDefault="00317B3D" w:rsidP="00E97B99">
      <w:pPr>
        <w:pStyle w:val="Ttulo1"/>
      </w:pPr>
      <w:proofErr w:type="spellStart"/>
      <w:r>
        <w:lastRenderedPageBreak/>
        <w:t>Resultados</w:t>
      </w:r>
      <w:proofErr w:type="spellEnd"/>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xml:space="preserve">).” An exception is when English units are used as identifiers in trade, such as “3½-in disk drive.” 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0B66AA82" w:rsidR="00E97B99" w:rsidRDefault="004143AD" w:rsidP="00E97B99">
      <w:pPr>
        <w:pStyle w:val="Ttulo1"/>
      </w:pPr>
      <w:proofErr w:type="spellStart"/>
      <w:r>
        <w:t>Possíveis</w:t>
      </w:r>
      <w:proofErr w:type="spellEnd"/>
      <w:r>
        <w:t xml:space="preserve"> </w:t>
      </w:r>
      <w:proofErr w:type="spellStart"/>
      <w:r>
        <w:t>Problemas</w:t>
      </w:r>
      <w:proofErr w:type="spellEnd"/>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w:t>
      </w:r>
      <w:proofErr w:type="spellStart"/>
      <w:r>
        <w:t>remanent</w:t>
      </w:r>
      <w:proofErr w:type="spellEnd"/>
      <w:r>
        <w:t>”; do not write “</w:t>
      </w:r>
      <w:proofErr w:type="spellStart"/>
      <w:r>
        <w:t>remnance</w:t>
      </w:r>
      <w:proofErr w:type="spellEnd"/>
      <w:r>
        <w:t>” or “remnant.” Use the word “micrometer” i</w:t>
      </w:r>
      <w:bookmarkStart w:id="6" w:name="_GoBack"/>
      <w:bookmarkEnd w:id="6"/>
      <w:r>
        <w:t xml:space="preserve">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t>en</w:t>
      </w:r>
      <w:proofErr w:type="spellEnd"/>
      <w:r>
        <w:t>-dashes;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lastRenderedPageBreak/>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 xml:space="preserve">A general IEEE </w:t>
      </w:r>
      <w:proofErr w:type="spellStart"/>
      <w:r>
        <w:t>style</w:t>
      </w:r>
      <w:r w:rsidR="00E97B99">
        <w:t>guide</w:t>
      </w:r>
      <w:proofErr w:type="spellEnd"/>
      <w:r w:rsidR="00E97B99">
        <w:t xml:space="preserve"> is available at </w:t>
      </w:r>
      <w:hyperlink r:id="rId21"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037124E" w14:textId="2FF463B0" w:rsidR="00E97402" w:rsidRDefault="00E97402" w:rsidP="0080514F">
      <w:pPr>
        <w:pStyle w:val="Ttulo1"/>
      </w:pPr>
      <w:proofErr w:type="spellStart"/>
      <w:r>
        <w:t>Conclus</w:t>
      </w:r>
      <w:r w:rsidR="005A708C">
        <w:t>ão</w:t>
      </w:r>
      <w:proofErr w:type="spellEnd"/>
    </w:p>
    <w:p w14:paraId="6C7DAB76" w14:textId="77777777" w:rsidR="00D64E90" w:rsidRDefault="00E97402" w:rsidP="00D64E90">
      <w:pPr>
        <w:pStyle w:val="Ttulo2"/>
        <w:numPr>
          <w:ilvl w:val="0"/>
          <w:numId w:val="0"/>
        </w:numPr>
        <w:rPr>
          <w:i w:val="0"/>
        </w:rPr>
      </w:pPr>
      <w:r w:rsidRPr="00CD684F">
        <w:rPr>
          <w:i w:val="0"/>
        </w:rPr>
        <w:t>A conclusion section is not required. Although a conclusion may review the main points of the paper, do not replicate the abstract as the conclusion. A conclusion might elaborate on the importance of the work or suggest applications and extensions.</w:t>
      </w:r>
    </w:p>
    <w:p w14:paraId="4BC5C60B" w14:textId="2C27B199" w:rsidR="00C075EF" w:rsidRPr="00D64E90" w:rsidRDefault="00E97402" w:rsidP="00D64E90">
      <w:pPr>
        <w:pStyle w:val="Ttulo2"/>
        <w:numPr>
          <w:ilvl w:val="0"/>
          <w:numId w:val="0"/>
        </w:numPr>
        <w:rPr>
          <w:i w:val="0"/>
        </w:rPr>
      </w:pPr>
      <w:r w:rsidRPr="00CD684F">
        <w:rPr>
          <w:i w:val="0"/>
        </w:rPr>
        <w:t xml:space="preserve"> </w:t>
      </w:r>
    </w:p>
    <w:p w14:paraId="20716BEF" w14:textId="38F158BC" w:rsidR="00E97402" w:rsidRDefault="00E97402">
      <w:pPr>
        <w:pStyle w:val="ReferenceHead"/>
      </w:pPr>
      <w:proofErr w:type="spellStart"/>
      <w:r>
        <w:t>Referenc</w:t>
      </w:r>
      <w:r w:rsidR="00610016">
        <w:t>ias</w:t>
      </w:r>
      <w:proofErr w:type="spellEnd"/>
    </w:p>
    <w:p w14:paraId="2BFB8A6A" w14:textId="49AC560C" w:rsidR="009B27CB" w:rsidRDefault="009B27CB" w:rsidP="009B27CB">
      <w:pPr>
        <w:pStyle w:val="References"/>
      </w:pPr>
      <w:proofErr w:type="spellStart"/>
      <w:r>
        <w:t>Lofti</w:t>
      </w:r>
      <w:proofErr w:type="spellEnd"/>
      <w:r>
        <w:t xml:space="preserve"> A. </w:t>
      </w:r>
      <w:proofErr w:type="spellStart"/>
      <w:r>
        <w:t>Zedah</w:t>
      </w:r>
      <w:proofErr w:type="spellEnd"/>
      <w:r>
        <w:t>. (1964,</w:t>
      </w:r>
      <w:r>
        <w:rPr>
          <w:spacing w:val="-2"/>
        </w:rPr>
        <w:t xml:space="preserve"> Nov.</w:t>
      </w:r>
      <w:r>
        <w:rPr>
          <w:spacing w:val="-1"/>
        </w:rPr>
        <w:t>)</w:t>
      </w:r>
      <w:r>
        <w:t>. Fuzzy Sets.</w:t>
      </w:r>
      <w:r>
        <w:rPr>
          <w:spacing w:val="-1"/>
        </w:rPr>
        <w:t xml:space="preserve"> </w:t>
      </w:r>
      <w:r>
        <w:rPr>
          <w:i/>
          <w:iCs/>
          <w:spacing w:val="-1"/>
        </w:rPr>
        <w:t>Information and Control</w:t>
      </w:r>
      <w:r>
        <w:rPr>
          <w:i/>
          <w:iCs/>
        </w:rPr>
        <w:t>.</w:t>
      </w:r>
      <w:r>
        <w:rPr>
          <w:i/>
          <w:iCs/>
          <w:spacing w:val="-1"/>
        </w:rPr>
        <w:t xml:space="preserve"> </w:t>
      </w:r>
      <w:r>
        <w:t>[Online</w:t>
      </w:r>
      <w:r>
        <w:rPr>
          <w:spacing w:val="-1"/>
        </w:rPr>
        <w:t>]</w:t>
      </w:r>
      <w:r>
        <w:t>.</w:t>
      </w:r>
      <w:r>
        <w:rPr>
          <w:spacing w:val="1"/>
        </w:rPr>
        <w:t xml:space="preserve"> </w:t>
      </w:r>
      <w:r>
        <w:rPr>
          <w:i/>
          <w:iCs/>
        </w:rPr>
        <w:t xml:space="preserve">8(3), </w:t>
      </w:r>
      <w:r>
        <w:rPr>
          <w:spacing w:val="1"/>
        </w:rPr>
        <w:t>338-353</w:t>
      </w:r>
      <w:r>
        <w:t xml:space="preserve">. </w:t>
      </w:r>
      <w:proofErr w:type="spellStart"/>
      <w:r w:rsidR="00A51944">
        <w:t>Disponível</w:t>
      </w:r>
      <w:proofErr w:type="spellEnd"/>
      <w:r>
        <w:t xml:space="preserve">: </w:t>
      </w:r>
      <w:r w:rsidRPr="009B27CB">
        <w:t>http://www.sciencedirect.com/science/article/pii/S001999586590241X</w:t>
      </w:r>
    </w:p>
    <w:p w14:paraId="1254909A" w14:textId="6BF9D368" w:rsidR="008F594A" w:rsidRDefault="008F594A" w:rsidP="00E96A3A">
      <w:pPr>
        <w:autoSpaceDE w:val="0"/>
        <w:autoSpaceDN w:val="0"/>
        <w:adjustRightInd w:val="0"/>
        <w:jc w:val="both"/>
        <w:rPr>
          <w:rFonts w:ascii="Times-Roman" w:hAnsi="Times-Roman" w:cs="Times-Roman"/>
        </w:rPr>
      </w:pPr>
    </w:p>
    <w:p w14:paraId="02CED755" w14:textId="6FB17C27" w:rsidR="009B27CB" w:rsidRDefault="009B27CB" w:rsidP="00DE0C08">
      <w:pPr>
        <w:pStyle w:val="References"/>
      </w:pPr>
      <w:proofErr w:type="spellStart"/>
      <w:r>
        <w:t>Lofti</w:t>
      </w:r>
      <w:proofErr w:type="spellEnd"/>
      <w:r>
        <w:t xml:space="preserve"> A. </w:t>
      </w:r>
      <w:proofErr w:type="spellStart"/>
      <w:r>
        <w:t>Zedah</w:t>
      </w:r>
      <w:proofErr w:type="spellEnd"/>
      <w:r>
        <w:t>. (1964,</w:t>
      </w:r>
      <w:r>
        <w:rPr>
          <w:spacing w:val="-2"/>
        </w:rPr>
        <w:t xml:space="preserve"> Nov.</w:t>
      </w:r>
      <w:r>
        <w:rPr>
          <w:spacing w:val="-1"/>
        </w:rPr>
        <w:t>)</w:t>
      </w:r>
      <w:r>
        <w:t xml:space="preserve">. </w:t>
      </w:r>
      <w:r w:rsidR="00DE0C08">
        <w:t>A computational approach to fuzzy quantifiers in natural languages</w:t>
      </w:r>
      <w:r>
        <w:t>.</w:t>
      </w:r>
      <w:r>
        <w:rPr>
          <w:spacing w:val="-1"/>
        </w:rPr>
        <w:t xml:space="preserve"> </w:t>
      </w:r>
      <w:r w:rsidR="00DE0C08">
        <w:rPr>
          <w:i/>
          <w:iCs/>
          <w:spacing w:val="-1"/>
        </w:rPr>
        <w:t>Computers &amp; Mathematics with Applications</w:t>
      </w:r>
      <w:r>
        <w:rPr>
          <w:i/>
          <w:iCs/>
        </w:rPr>
        <w:t>.</w:t>
      </w:r>
      <w:r>
        <w:rPr>
          <w:i/>
          <w:iCs/>
          <w:spacing w:val="-1"/>
        </w:rPr>
        <w:t xml:space="preserve"> </w:t>
      </w:r>
      <w:r>
        <w:t>[Online</w:t>
      </w:r>
      <w:r>
        <w:rPr>
          <w:spacing w:val="-1"/>
        </w:rPr>
        <w:t>]</w:t>
      </w:r>
      <w:r>
        <w:t>.</w:t>
      </w:r>
      <w:r>
        <w:rPr>
          <w:spacing w:val="1"/>
        </w:rPr>
        <w:t xml:space="preserve"> </w:t>
      </w:r>
      <w:r w:rsidR="00DE0C08">
        <w:rPr>
          <w:i/>
          <w:iCs/>
        </w:rPr>
        <w:t>9</w:t>
      </w:r>
      <w:r>
        <w:rPr>
          <w:i/>
          <w:iCs/>
        </w:rPr>
        <w:t>(</w:t>
      </w:r>
      <w:r w:rsidR="00DE0C08">
        <w:rPr>
          <w:i/>
          <w:iCs/>
        </w:rPr>
        <w:t>1</w:t>
      </w:r>
      <w:r>
        <w:rPr>
          <w:i/>
          <w:iCs/>
        </w:rPr>
        <w:t xml:space="preserve">), </w:t>
      </w:r>
      <w:r w:rsidR="00DE0C08">
        <w:rPr>
          <w:i/>
          <w:iCs/>
        </w:rPr>
        <w:t>149</w:t>
      </w:r>
      <w:r>
        <w:rPr>
          <w:spacing w:val="1"/>
        </w:rPr>
        <w:t>-</w:t>
      </w:r>
      <w:r w:rsidR="00DE0C08">
        <w:rPr>
          <w:spacing w:val="1"/>
        </w:rPr>
        <w:t>184</w:t>
      </w:r>
      <w:r>
        <w:t xml:space="preserve">. </w:t>
      </w:r>
      <w:proofErr w:type="spellStart"/>
      <w:r w:rsidR="00A51944">
        <w:t>Disponível</w:t>
      </w:r>
      <w:proofErr w:type="spellEnd"/>
      <w:r>
        <w:t xml:space="preserve">: </w:t>
      </w:r>
      <w:r w:rsidR="00A51944" w:rsidRPr="00A51944">
        <w:t>http://www.sciencedirect.com/science/article/pii/0898122183900135</w:t>
      </w:r>
    </w:p>
    <w:p w14:paraId="6DC9F9DA" w14:textId="77777777" w:rsidR="00A51944" w:rsidRDefault="00A51944" w:rsidP="00A51944">
      <w:pPr>
        <w:pStyle w:val="PargrafodaLista"/>
      </w:pPr>
    </w:p>
    <w:p w14:paraId="7CB55DB6" w14:textId="33DA6F7F" w:rsidR="00A51944" w:rsidRDefault="00A51944" w:rsidP="00A51944">
      <w:pPr>
        <w:pStyle w:val="References"/>
        <w:rPr>
          <w:lang w:val="pt-BR"/>
        </w:rPr>
      </w:pPr>
      <w:r w:rsidRPr="00A51944">
        <w:rPr>
          <w:lang w:val="pt-BR"/>
        </w:rPr>
        <w:t xml:space="preserve">Fenabrave. (2016, </w:t>
      </w:r>
      <w:proofErr w:type="spellStart"/>
      <w:r w:rsidRPr="00A51944">
        <w:rPr>
          <w:lang w:val="pt-BR"/>
        </w:rPr>
        <w:t>Nov</w:t>
      </w:r>
      <w:proofErr w:type="spellEnd"/>
      <w:r w:rsidRPr="00A51944">
        <w:rPr>
          <w:lang w:val="pt-BR"/>
        </w:rPr>
        <w:t>). Dados de Mercad</w:t>
      </w:r>
      <w:r>
        <w:rPr>
          <w:lang w:val="pt-BR"/>
        </w:rPr>
        <w:t>o</w:t>
      </w:r>
      <w:r w:rsidRPr="00A51944">
        <w:rPr>
          <w:lang w:val="pt-BR"/>
        </w:rPr>
        <w:t xml:space="preserve">. </w:t>
      </w:r>
      <w:r>
        <w:rPr>
          <w:lang w:val="pt-BR"/>
        </w:rPr>
        <w:t xml:space="preserve">Informativo – Emplacamentos. [Online] Disponível: </w:t>
      </w:r>
      <w:proofErr w:type="gramStart"/>
      <w:r w:rsidRPr="00A51944">
        <w:rPr>
          <w:lang w:val="pt-BR"/>
        </w:rPr>
        <w:t>http://www3.fenabrave.org.br:8082/plus/modulos/listas/index.</w:t>
      </w:r>
      <w:proofErr w:type="gramEnd"/>
      <w:r w:rsidRPr="00A51944">
        <w:rPr>
          <w:lang w:val="pt-BR"/>
        </w:rPr>
        <w:t>php?</w:t>
      </w:r>
      <w:proofErr w:type="gramStart"/>
      <w:r w:rsidRPr="00A51944">
        <w:rPr>
          <w:lang w:val="pt-BR"/>
        </w:rPr>
        <w:t>tac</w:t>
      </w:r>
      <w:proofErr w:type="gramEnd"/>
      <w:r w:rsidRPr="00A51944">
        <w:rPr>
          <w:lang w:val="pt-BR"/>
        </w:rPr>
        <w:t>=indices-e-numeros&amp;idtipo=1&amp;id=695&amp;layout=indices-e-numeros</w:t>
      </w:r>
    </w:p>
    <w:p w14:paraId="55AEEC57" w14:textId="77777777" w:rsidR="00A51944" w:rsidRDefault="00A51944" w:rsidP="00A51944">
      <w:pPr>
        <w:pStyle w:val="PargrafodaLista"/>
        <w:rPr>
          <w:lang w:val="pt-BR"/>
        </w:rPr>
      </w:pPr>
    </w:p>
    <w:p w14:paraId="06F4E376" w14:textId="39CE33A8" w:rsidR="00A51944" w:rsidRDefault="00A51944" w:rsidP="00CB0502">
      <w:pPr>
        <w:pStyle w:val="References"/>
        <w:rPr>
          <w:lang w:val="pt-BR"/>
        </w:rPr>
      </w:pPr>
      <w:r>
        <w:rPr>
          <w:lang w:val="pt-BR"/>
        </w:rPr>
        <w:t xml:space="preserve">Inmetro. (2016, </w:t>
      </w:r>
      <w:proofErr w:type="spellStart"/>
      <w:r>
        <w:rPr>
          <w:lang w:val="pt-BR"/>
        </w:rPr>
        <w:t>Nov</w:t>
      </w:r>
      <w:proofErr w:type="spellEnd"/>
      <w:r>
        <w:rPr>
          <w:lang w:val="pt-BR"/>
        </w:rPr>
        <w:t>). Programa Brasileiro de Etiquetagem – PBE. Tabelas de Consumo/</w:t>
      </w:r>
      <w:proofErr w:type="spellStart"/>
      <w:r>
        <w:rPr>
          <w:lang w:val="pt-BR"/>
        </w:rPr>
        <w:t>Eficiencia</w:t>
      </w:r>
      <w:proofErr w:type="spellEnd"/>
      <w:r>
        <w:rPr>
          <w:lang w:val="pt-BR"/>
        </w:rPr>
        <w:t xml:space="preserve"> Energética. Veículos Automotores Leves. [Online]</w:t>
      </w:r>
      <w:r w:rsidR="00CB0502">
        <w:rPr>
          <w:lang w:val="pt-BR"/>
        </w:rPr>
        <w:t xml:space="preserve"> Disponível: </w:t>
      </w:r>
      <w:r w:rsidR="00CB0502" w:rsidRPr="00CB0502">
        <w:rPr>
          <w:lang w:val="pt-BR"/>
        </w:rPr>
        <w:t>http://www.inmetro.gov.br/consumidor/pbe/veiculos_leves_2016.pdf</w:t>
      </w:r>
    </w:p>
    <w:p w14:paraId="0266DB78" w14:textId="77777777" w:rsidR="00CB0502" w:rsidRDefault="00CB0502" w:rsidP="00CB0502">
      <w:pPr>
        <w:pStyle w:val="PargrafodaLista"/>
        <w:rPr>
          <w:lang w:val="pt-BR"/>
        </w:rPr>
      </w:pPr>
    </w:p>
    <w:p w14:paraId="0ADBB32A" w14:textId="4A89949F" w:rsidR="00CB0502" w:rsidRDefault="00CB0502" w:rsidP="00CB0502">
      <w:pPr>
        <w:pStyle w:val="References"/>
        <w:rPr>
          <w:lang w:val="pt-BR"/>
        </w:rPr>
      </w:pPr>
      <w:r>
        <w:rPr>
          <w:lang w:val="pt-BR"/>
        </w:rPr>
        <w:t xml:space="preserve">Preço dos Combustíveis. Tabela de Preço dos Postos de Combustíveis em Itajaí - Santa Catarina. [Online] Disponível: </w:t>
      </w:r>
      <w:r w:rsidRPr="00CB0502">
        <w:rPr>
          <w:lang w:val="pt-BR"/>
        </w:rPr>
        <w:t>http://www.precodoscombustiveis.com.br/postos/cidade/4436/sc/itajai</w:t>
      </w:r>
    </w:p>
    <w:p w14:paraId="4B60F65F" w14:textId="77777777" w:rsidR="00CB0502" w:rsidRDefault="00CB0502" w:rsidP="00CB0502">
      <w:pPr>
        <w:pStyle w:val="PargrafodaLista"/>
        <w:rPr>
          <w:lang w:val="pt-BR"/>
        </w:rPr>
      </w:pPr>
    </w:p>
    <w:p w14:paraId="0ACFF0E6" w14:textId="77777777" w:rsidR="009B27CB" w:rsidRPr="004143AD" w:rsidRDefault="009B27CB" w:rsidP="004143AD">
      <w:pPr>
        <w:pStyle w:val="References"/>
        <w:numPr>
          <w:ilvl w:val="0"/>
          <w:numId w:val="0"/>
        </w:numPr>
        <w:rPr>
          <w:lang w:val="pt-BR"/>
        </w:rPr>
        <w:sectPr w:rsidR="009B27CB" w:rsidRPr="004143AD" w:rsidSect="00837E47">
          <w:headerReference w:type="default" r:id="rId22"/>
          <w:type w:val="continuous"/>
          <w:pgSz w:w="12240" w:h="15840" w:code="1"/>
          <w:pgMar w:top="1008" w:right="936" w:bottom="1008" w:left="936" w:header="432" w:footer="432" w:gutter="0"/>
          <w:cols w:num="2" w:space="288"/>
        </w:sectPr>
      </w:pPr>
    </w:p>
    <w:p w14:paraId="36F86F84" w14:textId="3396C78B" w:rsidR="0037551B" w:rsidRPr="00A51944" w:rsidRDefault="0037551B" w:rsidP="009F40FB">
      <w:pPr>
        <w:pStyle w:val="FigureCaption"/>
        <w:rPr>
          <w:sz w:val="20"/>
          <w:szCs w:val="20"/>
          <w:lang w:val="pt-BR"/>
        </w:rPr>
      </w:pPr>
    </w:p>
    <w:sectPr w:rsidR="0037551B" w:rsidRPr="00A51944"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son Estevesa" w:date="2016-12-04T01:24:00Z" w:initials="AE">
    <w:p w14:paraId="3FF6A6CE" w14:textId="77777777" w:rsidR="00AF5517" w:rsidRDefault="00AF5517">
      <w:pPr>
        <w:pStyle w:val="Textodecomentrio"/>
        <w:rPr>
          <w:lang w:val="pt-BR"/>
        </w:rPr>
      </w:pPr>
      <w:r>
        <w:rPr>
          <w:rStyle w:val="Refdecomentrio"/>
        </w:rPr>
        <w:annotationRef/>
      </w:r>
      <w:r w:rsidRPr="00AF5517">
        <w:rPr>
          <w:lang w:val="pt-BR"/>
        </w:rPr>
        <w:t xml:space="preserve">Discutir melhor o Título. A ideia da ponte foi deixada de lado? </w:t>
      </w:r>
    </w:p>
    <w:p w14:paraId="228C0CA7" w14:textId="77777777" w:rsidR="00AF5517" w:rsidRDefault="00AF5517">
      <w:pPr>
        <w:pStyle w:val="Textodecomentrio"/>
        <w:rPr>
          <w:lang w:val="pt-BR"/>
        </w:rPr>
      </w:pPr>
      <w:r>
        <w:rPr>
          <w:lang w:val="pt-BR"/>
        </w:rPr>
        <w:t xml:space="preserve">Se sim, não vamos apresentar solução? </w:t>
      </w:r>
    </w:p>
    <w:p w14:paraId="53C57BDA" w14:textId="0AC414A7" w:rsidR="00AF5517" w:rsidRPr="00AF5517" w:rsidRDefault="00AF5517">
      <w:pPr>
        <w:pStyle w:val="Textodecomentrio"/>
        <w:rPr>
          <w:lang w:val="pt-BR"/>
        </w:rPr>
      </w:pPr>
      <w:r>
        <w:rPr>
          <w:lang w:val="pt-BR"/>
        </w:rPr>
        <w:t>Se não, não deveria cita-la no titulo?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8BB3CA" w14:textId="77777777" w:rsidR="007F2007" w:rsidRDefault="007F2007">
      <w:r>
        <w:separator/>
      </w:r>
    </w:p>
  </w:endnote>
  <w:endnote w:type="continuationSeparator" w:id="0">
    <w:p w14:paraId="0792117F" w14:textId="77777777" w:rsidR="007F2007" w:rsidRDefault="007F2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1D7804" w14:textId="77777777" w:rsidR="007F2007" w:rsidRDefault="007F2007"/>
  </w:footnote>
  <w:footnote w:type="continuationSeparator" w:id="0">
    <w:p w14:paraId="53185EC9" w14:textId="77777777" w:rsidR="007F2007" w:rsidRDefault="007F2007">
      <w:r>
        <w:continuationSeparator/>
      </w:r>
    </w:p>
  </w:footnote>
  <w:footnote w:id="1">
    <w:p w14:paraId="3BB80BC9" w14:textId="791E436B" w:rsidR="00530ED0" w:rsidRPr="00A1285D" w:rsidRDefault="00530ED0" w:rsidP="00A1285D">
      <w:pPr>
        <w:pStyle w:val="Textodenotaderodap"/>
        <w:ind w:firstLine="0"/>
        <w:rPr>
          <w:lang w:val="pt-BR"/>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16B43F39" w:rsidR="00530ED0" w:rsidRDefault="00530ED0">
    <w:pPr>
      <w:framePr w:wrap="auto" w:vAnchor="text" w:hAnchor="margin" w:xAlign="right" w:y="1"/>
    </w:pPr>
    <w:r>
      <w:fldChar w:fldCharType="begin"/>
    </w:r>
    <w:r>
      <w:instrText xml:space="preserve">PAGE  </w:instrText>
    </w:r>
    <w:r>
      <w:fldChar w:fldCharType="separate"/>
    </w:r>
    <w:r w:rsidR="004143AD">
      <w:rPr>
        <w:noProof/>
      </w:rPr>
      <w:t>5</w:t>
    </w:r>
    <w:r>
      <w:fldChar w:fldCharType="end"/>
    </w:r>
  </w:p>
  <w:p w14:paraId="2D5740AD" w14:textId="77777777" w:rsidR="00530ED0" w:rsidRDefault="00530ED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3192"/>
    <w:rsid w:val="0003473A"/>
    <w:rsid w:val="00042E13"/>
    <w:rsid w:val="00091F0B"/>
    <w:rsid w:val="00095607"/>
    <w:rsid w:val="000A168B"/>
    <w:rsid w:val="000C7304"/>
    <w:rsid w:val="000D2BDE"/>
    <w:rsid w:val="000E24F6"/>
    <w:rsid w:val="00104BB0"/>
    <w:rsid w:val="0010794E"/>
    <w:rsid w:val="0013354F"/>
    <w:rsid w:val="00143F2E"/>
    <w:rsid w:val="00144E72"/>
    <w:rsid w:val="00155D5C"/>
    <w:rsid w:val="00160087"/>
    <w:rsid w:val="00171D91"/>
    <w:rsid w:val="00174FAD"/>
    <w:rsid w:val="001768FF"/>
    <w:rsid w:val="00183CA0"/>
    <w:rsid w:val="00185977"/>
    <w:rsid w:val="001A14F3"/>
    <w:rsid w:val="001A154B"/>
    <w:rsid w:val="001A60B1"/>
    <w:rsid w:val="001B36B1"/>
    <w:rsid w:val="001B7F30"/>
    <w:rsid w:val="001E7B7A"/>
    <w:rsid w:val="001F4C5C"/>
    <w:rsid w:val="00204478"/>
    <w:rsid w:val="002119AE"/>
    <w:rsid w:val="00214E2E"/>
    <w:rsid w:val="00216141"/>
    <w:rsid w:val="00217186"/>
    <w:rsid w:val="002434A1"/>
    <w:rsid w:val="00263943"/>
    <w:rsid w:val="00267B35"/>
    <w:rsid w:val="002F560F"/>
    <w:rsid w:val="002F7910"/>
    <w:rsid w:val="0030333A"/>
    <w:rsid w:val="00317B3D"/>
    <w:rsid w:val="0033371A"/>
    <w:rsid w:val="003427CE"/>
    <w:rsid w:val="00360269"/>
    <w:rsid w:val="0037551B"/>
    <w:rsid w:val="00392D08"/>
    <w:rsid w:val="00392DBA"/>
    <w:rsid w:val="003A0409"/>
    <w:rsid w:val="003A56D4"/>
    <w:rsid w:val="003A692D"/>
    <w:rsid w:val="003A7E21"/>
    <w:rsid w:val="003C3322"/>
    <w:rsid w:val="003C62A5"/>
    <w:rsid w:val="003C68C2"/>
    <w:rsid w:val="003D4CAE"/>
    <w:rsid w:val="003F26BD"/>
    <w:rsid w:val="003F52AD"/>
    <w:rsid w:val="0040234B"/>
    <w:rsid w:val="004143AD"/>
    <w:rsid w:val="0043144F"/>
    <w:rsid w:val="00431BFA"/>
    <w:rsid w:val="004353CF"/>
    <w:rsid w:val="00454DAB"/>
    <w:rsid w:val="004631BC"/>
    <w:rsid w:val="00484761"/>
    <w:rsid w:val="00484DD5"/>
    <w:rsid w:val="004862ED"/>
    <w:rsid w:val="004C0BEB"/>
    <w:rsid w:val="004C0EC0"/>
    <w:rsid w:val="004C1E16"/>
    <w:rsid w:val="004C2543"/>
    <w:rsid w:val="004C3053"/>
    <w:rsid w:val="004D15CA"/>
    <w:rsid w:val="004E3E4C"/>
    <w:rsid w:val="004F23A0"/>
    <w:rsid w:val="004F2FCB"/>
    <w:rsid w:val="005003E3"/>
    <w:rsid w:val="005052CD"/>
    <w:rsid w:val="00530ED0"/>
    <w:rsid w:val="00532D01"/>
    <w:rsid w:val="005374B1"/>
    <w:rsid w:val="00550A26"/>
    <w:rsid w:val="00550BF5"/>
    <w:rsid w:val="005546D5"/>
    <w:rsid w:val="00567A70"/>
    <w:rsid w:val="00581B31"/>
    <w:rsid w:val="005A2A15"/>
    <w:rsid w:val="005A708C"/>
    <w:rsid w:val="005B0AAE"/>
    <w:rsid w:val="005B3D57"/>
    <w:rsid w:val="005D1B15"/>
    <w:rsid w:val="005D2824"/>
    <w:rsid w:val="005D4F1A"/>
    <w:rsid w:val="005D54D3"/>
    <w:rsid w:val="005D72BB"/>
    <w:rsid w:val="005E692F"/>
    <w:rsid w:val="00602ECA"/>
    <w:rsid w:val="00610016"/>
    <w:rsid w:val="00614A12"/>
    <w:rsid w:val="0062114B"/>
    <w:rsid w:val="00623698"/>
    <w:rsid w:val="00625E96"/>
    <w:rsid w:val="00626287"/>
    <w:rsid w:val="00647C09"/>
    <w:rsid w:val="00651F2C"/>
    <w:rsid w:val="00693D5D"/>
    <w:rsid w:val="006A111A"/>
    <w:rsid w:val="006B7F03"/>
    <w:rsid w:val="00706004"/>
    <w:rsid w:val="00725B45"/>
    <w:rsid w:val="00771624"/>
    <w:rsid w:val="007A5C70"/>
    <w:rsid w:val="007C4336"/>
    <w:rsid w:val="007F2007"/>
    <w:rsid w:val="007F7AA6"/>
    <w:rsid w:val="0080514F"/>
    <w:rsid w:val="0081033C"/>
    <w:rsid w:val="00813D13"/>
    <w:rsid w:val="00820E08"/>
    <w:rsid w:val="00823624"/>
    <w:rsid w:val="00837E47"/>
    <w:rsid w:val="008518FE"/>
    <w:rsid w:val="0085659C"/>
    <w:rsid w:val="00857AF8"/>
    <w:rsid w:val="00872026"/>
    <w:rsid w:val="0087792E"/>
    <w:rsid w:val="00883EAF"/>
    <w:rsid w:val="00885258"/>
    <w:rsid w:val="008A30C3"/>
    <w:rsid w:val="008A3C23"/>
    <w:rsid w:val="008C0E06"/>
    <w:rsid w:val="008C49CC"/>
    <w:rsid w:val="008D59D4"/>
    <w:rsid w:val="008D69E9"/>
    <w:rsid w:val="008E0645"/>
    <w:rsid w:val="008E46A8"/>
    <w:rsid w:val="008E62CD"/>
    <w:rsid w:val="008F594A"/>
    <w:rsid w:val="00904C7E"/>
    <w:rsid w:val="0090608B"/>
    <w:rsid w:val="0091035B"/>
    <w:rsid w:val="009139D8"/>
    <w:rsid w:val="00922F96"/>
    <w:rsid w:val="00930EE0"/>
    <w:rsid w:val="009463CC"/>
    <w:rsid w:val="00981E0D"/>
    <w:rsid w:val="00987FB8"/>
    <w:rsid w:val="00990DC5"/>
    <w:rsid w:val="009A1F6E"/>
    <w:rsid w:val="009B27CB"/>
    <w:rsid w:val="009C7D17"/>
    <w:rsid w:val="009E484E"/>
    <w:rsid w:val="009E75A5"/>
    <w:rsid w:val="009F1C9C"/>
    <w:rsid w:val="009F1F93"/>
    <w:rsid w:val="009F40FB"/>
    <w:rsid w:val="00A04D86"/>
    <w:rsid w:val="00A1285D"/>
    <w:rsid w:val="00A22FCB"/>
    <w:rsid w:val="00A31DF7"/>
    <w:rsid w:val="00A472F1"/>
    <w:rsid w:val="00A51944"/>
    <w:rsid w:val="00A5237D"/>
    <w:rsid w:val="00A554A3"/>
    <w:rsid w:val="00A71F44"/>
    <w:rsid w:val="00A758EA"/>
    <w:rsid w:val="00A95C50"/>
    <w:rsid w:val="00AB79A6"/>
    <w:rsid w:val="00AC4850"/>
    <w:rsid w:val="00AC51F8"/>
    <w:rsid w:val="00AE00B5"/>
    <w:rsid w:val="00AE4F6A"/>
    <w:rsid w:val="00AF5517"/>
    <w:rsid w:val="00AF774D"/>
    <w:rsid w:val="00B036BE"/>
    <w:rsid w:val="00B12729"/>
    <w:rsid w:val="00B13137"/>
    <w:rsid w:val="00B30229"/>
    <w:rsid w:val="00B47B59"/>
    <w:rsid w:val="00B53F81"/>
    <w:rsid w:val="00B56C2B"/>
    <w:rsid w:val="00B61CB0"/>
    <w:rsid w:val="00B65BD3"/>
    <w:rsid w:val="00B70469"/>
    <w:rsid w:val="00B72DD8"/>
    <w:rsid w:val="00B72E09"/>
    <w:rsid w:val="00B76B57"/>
    <w:rsid w:val="00BB3787"/>
    <w:rsid w:val="00BC0CFC"/>
    <w:rsid w:val="00BC1C63"/>
    <w:rsid w:val="00BC6B62"/>
    <w:rsid w:val="00BF0C69"/>
    <w:rsid w:val="00BF629B"/>
    <w:rsid w:val="00BF655C"/>
    <w:rsid w:val="00C075EF"/>
    <w:rsid w:val="00C11E83"/>
    <w:rsid w:val="00C2378A"/>
    <w:rsid w:val="00C378A1"/>
    <w:rsid w:val="00C42C65"/>
    <w:rsid w:val="00C621D6"/>
    <w:rsid w:val="00C65997"/>
    <w:rsid w:val="00C82D86"/>
    <w:rsid w:val="00C938FA"/>
    <w:rsid w:val="00CB0502"/>
    <w:rsid w:val="00CB4B8D"/>
    <w:rsid w:val="00CB7AB2"/>
    <w:rsid w:val="00CC0DDA"/>
    <w:rsid w:val="00CD18A5"/>
    <w:rsid w:val="00CD684F"/>
    <w:rsid w:val="00D06623"/>
    <w:rsid w:val="00D06E43"/>
    <w:rsid w:val="00D14C6B"/>
    <w:rsid w:val="00D43FE6"/>
    <w:rsid w:val="00D54D41"/>
    <w:rsid w:val="00D5536F"/>
    <w:rsid w:val="00D56935"/>
    <w:rsid w:val="00D61540"/>
    <w:rsid w:val="00D64E90"/>
    <w:rsid w:val="00D671DD"/>
    <w:rsid w:val="00D758C6"/>
    <w:rsid w:val="00D90C10"/>
    <w:rsid w:val="00D92E96"/>
    <w:rsid w:val="00DA258C"/>
    <w:rsid w:val="00DA2684"/>
    <w:rsid w:val="00DA3B73"/>
    <w:rsid w:val="00DD4EE9"/>
    <w:rsid w:val="00DE07FA"/>
    <w:rsid w:val="00DE0C08"/>
    <w:rsid w:val="00DF2DDE"/>
    <w:rsid w:val="00E01667"/>
    <w:rsid w:val="00E34F64"/>
    <w:rsid w:val="00E36209"/>
    <w:rsid w:val="00E420BB"/>
    <w:rsid w:val="00E50DF6"/>
    <w:rsid w:val="00E965C5"/>
    <w:rsid w:val="00E96A3A"/>
    <w:rsid w:val="00E97402"/>
    <w:rsid w:val="00E97B99"/>
    <w:rsid w:val="00EB2E9D"/>
    <w:rsid w:val="00EC171B"/>
    <w:rsid w:val="00ED7C5C"/>
    <w:rsid w:val="00EE6FFC"/>
    <w:rsid w:val="00EF10AC"/>
    <w:rsid w:val="00EF4701"/>
    <w:rsid w:val="00EF564E"/>
    <w:rsid w:val="00F103F8"/>
    <w:rsid w:val="00F114C5"/>
    <w:rsid w:val="00F114F2"/>
    <w:rsid w:val="00F22198"/>
    <w:rsid w:val="00F2348A"/>
    <w:rsid w:val="00F33D49"/>
    <w:rsid w:val="00F3481E"/>
    <w:rsid w:val="00F44F86"/>
    <w:rsid w:val="00F577F6"/>
    <w:rsid w:val="00F65266"/>
    <w:rsid w:val="00F70EFA"/>
    <w:rsid w:val="00F7349E"/>
    <w:rsid w:val="00F751E1"/>
    <w:rsid w:val="00FB6299"/>
    <w:rsid w:val="00FB67B1"/>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ＭＳ 明朝" w:hAnsi="Arial"/>
      <w:sz w:val="18"/>
      <w:szCs w:val="22"/>
      <w:lang w:eastAsia="ja-JP"/>
    </w:rPr>
  </w:style>
  <w:style w:type="character" w:customStyle="1" w:styleId="TextL-MAGChar">
    <w:name w:val="Text L-MAG Char"/>
    <w:basedOn w:val="Fontepargpadro"/>
    <w:link w:val="TextL-MAG"/>
    <w:rsid w:val="009C7D17"/>
    <w:rPr>
      <w:rFonts w:ascii="Arial" w:eastAsia="ＭＳ 明朝"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character" w:styleId="Refdecomentrio">
    <w:name w:val="annotation reference"/>
    <w:basedOn w:val="Fontepargpadro"/>
    <w:semiHidden/>
    <w:unhideWhenUsed/>
    <w:rsid w:val="00D61540"/>
    <w:rPr>
      <w:sz w:val="16"/>
      <w:szCs w:val="16"/>
    </w:rPr>
  </w:style>
  <w:style w:type="paragraph" w:styleId="Textodecomentrio">
    <w:name w:val="annotation text"/>
    <w:basedOn w:val="Normal"/>
    <w:link w:val="TextodecomentrioChar"/>
    <w:semiHidden/>
    <w:unhideWhenUsed/>
    <w:rsid w:val="00D61540"/>
  </w:style>
  <w:style w:type="character" w:customStyle="1" w:styleId="TextodecomentrioChar">
    <w:name w:val="Texto de comentário Char"/>
    <w:basedOn w:val="Fontepargpadro"/>
    <w:link w:val="Textodecomentrio"/>
    <w:semiHidden/>
    <w:rsid w:val="00D61540"/>
  </w:style>
  <w:style w:type="paragraph" w:styleId="Assuntodocomentrio">
    <w:name w:val="annotation subject"/>
    <w:basedOn w:val="Textodecomentrio"/>
    <w:next w:val="Textodecomentrio"/>
    <w:link w:val="AssuntodocomentrioChar"/>
    <w:semiHidden/>
    <w:unhideWhenUsed/>
    <w:rsid w:val="00D61540"/>
    <w:rPr>
      <w:b/>
      <w:bCs/>
    </w:rPr>
  </w:style>
  <w:style w:type="character" w:customStyle="1" w:styleId="AssuntodocomentrioChar">
    <w:name w:val="Assunto do comentário Char"/>
    <w:basedOn w:val="TextodecomentrioChar"/>
    <w:link w:val="Assuntodocomentrio"/>
    <w:semiHidden/>
    <w:rsid w:val="00D61540"/>
    <w:rPr>
      <w:b/>
      <w:bCs/>
    </w:rPr>
  </w:style>
  <w:style w:type="paragraph" w:styleId="PargrafodaLista">
    <w:name w:val="List Paragraph"/>
    <w:basedOn w:val="Normal"/>
    <w:uiPriority w:val="34"/>
    <w:qFormat/>
    <w:rsid w:val="00A5194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ＭＳ 明朝" w:hAnsi="Arial"/>
      <w:sz w:val="18"/>
      <w:szCs w:val="22"/>
      <w:lang w:eastAsia="ja-JP"/>
    </w:rPr>
  </w:style>
  <w:style w:type="character" w:customStyle="1" w:styleId="TextL-MAGChar">
    <w:name w:val="Text L-MAG Char"/>
    <w:basedOn w:val="Fontepargpadro"/>
    <w:link w:val="TextL-MAG"/>
    <w:rsid w:val="009C7D17"/>
    <w:rPr>
      <w:rFonts w:ascii="Arial" w:eastAsia="ＭＳ 明朝"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character" w:styleId="Refdecomentrio">
    <w:name w:val="annotation reference"/>
    <w:basedOn w:val="Fontepargpadro"/>
    <w:semiHidden/>
    <w:unhideWhenUsed/>
    <w:rsid w:val="00D61540"/>
    <w:rPr>
      <w:sz w:val="16"/>
      <w:szCs w:val="16"/>
    </w:rPr>
  </w:style>
  <w:style w:type="paragraph" w:styleId="Textodecomentrio">
    <w:name w:val="annotation text"/>
    <w:basedOn w:val="Normal"/>
    <w:link w:val="TextodecomentrioChar"/>
    <w:semiHidden/>
    <w:unhideWhenUsed/>
    <w:rsid w:val="00D61540"/>
  </w:style>
  <w:style w:type="character" w:customStyle="1" w:styleId="TextodecomentrioChar">
    <w:name w:val="Texto de comentário Char"/>
    <w:basedOn w:val="Fontepargpadro"/>
    <w:link w:val="Textodecomentrio"/>
    <w:semiHidden/>
    <w:rsid w:val="00D61540"/>
  </w:style>
  <w:style w:type="paragraph" w:styleId="Assuntodocomentrio">
    <w:name w:val="annotation subject"/>
    <w:basedOn w:val="Textodecomentrio"/>
    <w:next w:val="Textodecomentrio"/>
    <w:link w:val="AssuntodocomentrioChar"/>
    <w:semiHidden/>
    <w:unhideWhenUsed/>
    <w:rsid w:val="00D61540"/>
    <w:rPr>
      <w:b/>
      <w:bCs/>
    </w:rPr>
  </w:style>
  <w:style w:type="character" w:customStyle="1" w:styleId="AssuntodocomentrioChar">
    <w:name w:val="Assunto do comentário Char"/>
    <w:basedOn w:val="TextodecomentrioChar"/>
    <w:link w:val="Assuntodocomentrio"/>
    <w:semiHidden/>
    <w:rsid w:val="00D61540"/>
    <w:rPr>
      <w:b/>
      <w:bCs/>
    </w:rPr>
  </w:style>
  <w:style w:type="paragraph" w:styleId="PargrafodaLista">
    <w:name w:val="List Paragraph"/>
    <w:basedOn w:val="Normal"/>
    <w:uiPriority w:val="34"/>
    <w:qFormat/>
    <w:rsid w:val="00A51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16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www.ieee.org/web/publications/authors/transjnl/index.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eee.org/organizations/pubs/ani_prod/keywrd98.tx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keywords@ieee.org"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233E8-768D-4ECC-8E3A-2165F6622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5</Pages>
  <Words>2145</Words>
  <Characters>11588</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13706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Adson Estevesa</cp:lastModifiedBy>
  <cp:revision>4</cp:revision>
  <cp:lastPrinted>2012-08-02T18:53:00Z</cp:lastPrinted>
  <dcterms:created xsi:type="dcterms:W3CDTF">2016-11-28T23:53:00Z</dcterms:created>
  <dcterms:modified xsi:type="dcterms:W3CDTF">2016-12-04T05:34:00Z</dcterms:modified>
</cp:coreProperties>
</file>