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ao construir uma ponte entre Itajaí e Navegantes próxima ao ferry </w:t>
      </w:r>
      <w:proofErr w:type="spellStart"/>
      <w:r w:rsidR="00171D91">
        <w:rPr>
          <w:lang w:val="pt-BR"/>
        </w:rPr>
        <w:t>boat</w:t>
      </w:r>
      <w:proofErr w:type="spellEnd"/>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w:t>
      </w:r>
      <w:proofErr w:type="spellStart"/>
      <w:r w:rsidRPr="00CD18A5">
        <w:rPr>
          <w:lang w:val="pt-BR"/>
        </w:rPr>
        <w:t>Plus</w:t>
      </w:r>
      <w:r w:rsidR="00CD18A5" w:rsidRPr="00CD18A5">
        <w:rPr>
          <w:lang w:val="pt-BR"/>
        </w:rPr>
        <w:t>c</w:t>
      </w:r>
      <w:r w:rsidRPr="00CD18A5">
        <w:rPr>
          <w:lang w:val="pt-BR"/>
        </w:rPr>
        <w:t>hkat</w:t>
      </w:r>
      <w:proofErr w:type="spellEnd"/>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Hyperlink"/>
          </w:rPr>
          <w:t>keywords@ieee.org</w:t>
        </w:r>
      </w:hyperlink>
      <w:r>
        <w:t xml:space="preserve"> or visit </w:t>
      </w:r>
      <w:hyperlink r:id="rId9"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Ttulo1"/>
      </w:pPr>
      <w:proofErr w:type="spellStart"/>
      <w:r>
        <w:t>Introdução</w:t>
      </w:r>
      <w:proofErr w:type="spellEnd"/>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6E584225"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w:t>
      </w:r>
      <w:r w:rsidR="003A56D4">
        <w:rPr>
          <w:lang w:val="pt-BR"/>
        </w:rPr>
        <w:t xml:space="preserve">dada pela situação de </w:t>
      </w:r>
      <w:r>
        <w:rPr>
          <w:lang w:val="pt-BR"/>
        </w:rPr>
        <w:t xml:space="preserve">habitantes </w:t>
      </w:r>
      <w:r w:rsidR="003A56D4">
        <w:rPr>
          <w:lang w:val="pt-BR"/>
        </w:rPr>
        <w:t xml:space="preserve">estarem </w:t>
      </w:r>
      <w:r>
        <w:rPr>
          <w:lang w:val="pt-BR"/>
        </w:rPr>
        <w:t>comp</w:t>
      </w:r>
      <w:r w:rsidR="00183CA0">
        <w:rPr>
          <w:lang w:val="pt-BR"/>
        </w:rPr>
        <w:t>rando</w:t>
      </w:r>
      <w:r>
        <w:rPr>
          <w:lang w:val="pt-BR"/>
        </w:rPr>
        <w:t xml:space="preserve"> automóveis próprios, turistas</w:t>
      </w:r>
      <w:r w:rsidR="003A56D4">
        <w:rPr>
          <w:lang w:val="pt-BR"/>
        </w:rPr>
        <w:t xml:space="preserve"> </w:t>
      </w:r>
      <w:r>
        <w:rPr>
          <w:lang w:val="pt-BR"/>
        </w:rPr>
        <w:t>utiliza</w:t>
      </w:r>
      <w:r w:rsidR="003A56D4">
        <w:rPr>
          <w:lang w:val="pt-BR"/>
        </w:rPr>
        <w:t>rem</w:t>
      </w:r>
      <w:r>
        <w:rPr>
          <w:lang w:val="pt-BR"/>
        </w:rPr>
        <w:t xml:space="preserve"> o aeroporto em Navegantes </w:t>
      </w:r>
      <w:r w:rsidR="003A56D4">
        <w:rPr>
          <w:lang w:val="pt-BR"/>
        </w:rPr>
        <w:t xml:space="preserve">e habitantes de Navegantes </w:t>
      </w:r>
      <w:r>
        <w:rPr>
          <w:lang w:val="pt-BR"/>
        </w:rPr>
        <w:t>v</w:t>
      </w:r>
      <w:r w:rsidR="003A56D4">
        <w:rPr>
          <w:lang w:val="pt-BR"/>
        </w:rPr>
        <w:t>ire</w:t>
      </w:r>
      <w:r>
        <w:rPr>
          <w:lang w:val="pt-BR"/>
        </w:rPr>
        <w:t xml:space="preserve">m trabalhar em Itajaí, certos pontos da cidade tendem a </w:t>
      </w:r>
      <w:r w:rsidR="008D59D4">
        <w:rPr>
          <w:lang w:val="pt-BR"/>
        </w:rPr>
        <w:t>apresentar lentidão</w:t>
      </w:r>
      <w:r>
        <w:rPr>
          <w:lang w:val="pt-BR"/>
        </w:rPr>
        <w:t xml:space="preserve"> durante horários de pico, principalmente </w:t>
      </w:r>
      <w:r w:rsidR="008D59D4">
        <w:rPr>
          <w:lang w:val="pt-BR"/>
        </w:rPr>
        <w:t xml:space="preserve">entre </w:t>
      </w:r>
      <w:r>
        <w:rPr>
          <w:lang w:val="pt-BR"/>
        </w:rPr>
        <w:t xml:space="preserve">as rotas que </w:t>
      </w:r>
      <w:r w:rsidR="008D59D4">
        <w:rPr>
          <w:lang w:val="pt-BR"/>
        </w:rPr>
        <w:t xml:space="preserve">conectam as cidades de </w:t>
      </w:r>
      <w:r>
        <w:rPr>
          <w:lang w:val="pt-BR"/>
        </w:rPr>
        <w:t xml:space="preserve">Itajaí </w:t>
      </w:r>
      <w:r w:rsidR="008D59D4">
        <w:rPr>
          <w:lang w:val="pt-BR"/>
        </w:rPr>
        <w:t>e</w:t>
      </w:r>
      <w:r>
        <w:rPr>
          <w:lang w:val="pt-BR"/>
        </w:rPr>
        <w:t xml:space="preserve"> Navegantes. </w:t>
      </w:r>
    </w:p>
    <w:p w14:paraId="3C130399" w14:textId="164B76C2" w:rsidR="008C0E06" w:rsidRDefault="00FB67B1">
      <w:pPr>
        <w:pStyle w:val="Text"/>
        <w:ind w:firstLine="0"/>
        <w:rPr>
          <w:lang w:val="pt-BR"/>
        </w:rPr>
      </w:pPr>
      <w:r w:rsidRPr="001F4C5C">
        <w:rPr>
          <w:noProof/>
          <w:lang w:val="pt-BR" w:eastAsia="pt-BR"/>
        </w:rPr>
        <mc:AlternateContent>
          <mc:Choice Requires="wps">
            <w:drawing>
              <wp:anchor distT="0" distB="0" distL="114300" distR="114300" simplePos="0" relativeHeight="251669504" behindDoc="0" locked="0" layoutInCell="1" allowOverlap="1" wp14:anchorId="24F033B8" wp14:editId="0CB0AB7B">
                <wp:simplePos x="0" y="0"/>
                <wp:positionH relativeFrom="margin">
                  <wp:posOffset>3476625</wp:posOffset>
                </wp:positionH>
                <wp:positionV relativeFrom="margin">
                  <wp:posOffset>6903720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530ED0" w:rsidRDefault="00530ED0" w:rsidP="00B036BE">
                            <w:pPr>
                              <w:pStyle w:val="Textodenotaderodap"/>
                              <w:ind w:firstLine="0"/>
                              <w:jc w:val="center"/>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530ED0" w:rsidRDefault="00530ED0"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 (REVER)</w:t>
                            </w:r>
                          </w:p>
                          <w:p w14:paraId="1A1AAE1A" w14:textId="77777777" w:rsidR="00530ED0" w:rsidRPr="00F2348A" w:rsidRDefault="00530ED0" w:rsidP="00FB6299">
                            <w:pPr>
                              <w:pStyle w:val="Textodenotaderodap"/>
                              <w:ind w:firstLine="0"/>
                              <w:rPr>
                                <w:lang w:val="pt-BR"/>
                              </w:rPr>
                            </w:pPr>
                          </w:p>
                          <w:p w14:paraId="36192406" w14:textId="77777777" w:rsidR="00530ED0" w:rsidRPr="00F2348A" w:rsidRDefault="00530ED0"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033B8" id="_x0000_t202" coordsize="21600,21600" o:spt="202" path="m,l,21600r21600,l21600,xe">
                <v:stroke joinstyle="miter"/>
                <v:path gradientshapeok="t" o:connecttype="rect"/>
              </v:shapetype>
              <v:shape id="Text Box 5" o:spid="_x0000_s1026" type="#_x0000_t202" style="position:absolute;left:0;text-align:left;margin-left:273.75pt;margin-top:543.6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" stroked="f">
                <v:textbox inset="0,0,0,0">
                  <w:txbxContent>
                    <w:p w14:paraId="7157AED6" w14:textId="13527BF9" w:rsidR="00530ED0" w:rsidRDefault="00530ED0" w:rsidP="00B036BE">
                      <w:pPr>
                        <w:pStyle w:val="Textodenotaderodap"/>
                        <w:ind w:firstLine="0"/>
                        <w:jc w:val="center"/>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530ED0" w:rsidRDefault="00530ED0"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 (REVER)</w:t>
                      </w:r>
                    </w:p>
                    <w:p w14:paraId="1A1AAE1A" w14:textId="77777777" w:rsidR="00530ED0" w:rsidRPr="00F2348A" w:rsidRDefault="00530ED0" w:rsidP="00FB6299">
                      <w:pPr>
                        <w:pStyle w:val="Textodenotaderodap"/>
                        <w:ind w:firstLine="0"/>
                        <w:rPr>
                          <w:lang w:val="pt-BR"/>
                        </w:rPr>
                      </w:pPr>
                    </w:p>
                    <w:p w14:paraId="36192406" w14:textId="77777777" w:rsidR="00530ED0" w:rsidRPr="00F2348A" w:rsidRDefault="00530ED0"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C0E06">
        <w:rPr>
          <w:lang w:val="pt-BR"/>
        </w:rPr>
        <w:tab/>
        <w:t>Duas rotas principais são utilizadas nessa travessia</w:t>
      </w:r>
      <w:r w:rsidR="003A56D4">
        <w:rPr>
          <w:lang w:val="pt-BR"/>
        </w:rPr>
        <w:t>:</w:t>
      </w:r>
      <w:r w:rsidR="008C0E06">
        <w:rPr>
          <w:lang w:val="pt-BR"/>
        </w:rPr>
        <w:t xml:space="preserve"> a via pela BR-101 e BR-470</w:t>
      </w:r>
      <w:r w:rsidR="003A56D4">
        <w:rPr>
          <w:lang w:val="pt-BR"/>
        </w:rPr>
        <w:t>;</w:t>
      </w:r>
      <w:r w:rsidR="008C0E06">
        <w:rPr>
          <w:lang w:val="pt-BR"/>
        </w:rPr>
        <w:t xml:space="preserve"> </w:t>
      </w:r>
      <w:r w:rsidR="008D59D4">
        <w:rPr>
          <w:lang w:val="pt-BR"/>
        </w:rPr>
        <w:t xml:space="preserve">e </w:t>
      </w:r>
      <w:r w:rsidR="008C0E06">
        <w:rPr>
          <w:lang w:val="pt-BR"/>
        </w:rPr>
        <w:t xml:space="preserve">a via </w:t>
      </w:r>
      <w:r w:rsidR="008D59D4">
        <w:rPr>
          <w:lang w:val="pt-BR"/>
        </w:rPr>
        <w:t>pel</w:t>
      </w:r>
      <w:r w:rsidR="008C0E06">
        <w:rPr>
          <w:lang w:val="pt-BR"/>
        </w:rPr>
        <w:t>a Avenida Santos Dumont</w:t>
      </w:r>
      <w:r w:rsidR="003A56D4">
        <w:rPr>
          <w:lang w:val="pt-BR"/>
        </w:rPr>
        <w:t>.</w:t>
      </w:r>
      <w:r w:rsidR="008C0E06">
        <w:rPr>
          <w:lang w:val="pt-BR"/>
        </w:rPr>
        <w:t xml:space="preserve"> </w:t>
      </w:r>
      <w:r w:rsidR="003A56D4">
        <w:rPr>
          <w:lang w:val="pt-BR"/>
        </w:rPr>
        <w:t>O</w:t>
      </w:r>
      <w:r w:rsidR="009139D8">
        <w:rPr>
          <w:lang w:val="pt-BR"/>
        </w:rPr>
        <w:t xml:space="preserve"> primeiro trajeto </w:t>
      </w:r>
      <w:r w:rsidR="008D59D4">
        <w:rPr>
          <w:lang w:val="pt-BR"/>
        </w:rPr>
        <w:t>percorre uma distância de</w:t>
      </w:r>
      <w:r w:rsidR="009139D8">
        <w:rPr>
          <w:lang w:val="pt-BR"/>
        </w:rPr>
        <w:t xml:space="preserve"> 24 Km, enquanto</w:t>
      </w:r>
      <w:r w:rsidR="008D59D4">
        <w:rPr>
          <w:lang w:val="pt-BR"/>
        </w:rPr>
        <w:t xml:space="preserve"> no segundo trajeto a distância é de apenas </w:t>
      </w:r>
      <w:r w:rsidR="009139D8">
        <w:rPr>
          <w:lang w:val="pt-BR"/>
        </w:rPr>
        <w:t>2,7 Km</w:t>
      </w:r>
      <w:r w:rsidR="008D59D4">
        <w:rPr>
          <w:lang w:val="pt-BR"/>
        </w:rPr>
        <w:t xml:space="preserve">, contando com </w:t>
      </w:r>
      <w:r w:rsidR="008C0E06">
        <w:rPr>
          <w:lang w:val="pt-BR"/>
        </w:rPr>
        <w:t xml:space="preserve">uma </w:t>
      </w:r>
      <w:r w:rsidR="00183CA0">
        <w:rPr>
          <w:lang w:val="pt-BR"/>
        </w:rPr>
        <w:t>b</w:t>
      </w:r>
      <w:r w:rsidR="008C0E06">
        <w:rPr>
          <w:lang w:val="pt-BR"/>
        </w:rPr>
        <w:t>alsa intermediária, que atravessa o Rio Itajaí-Açu</w:t>
      </w:r>
      <w:r w:rsidR="00CD18A5">
        <w:rPr>
          <w:lang w:val="pt-BR"/>
        </w:rPr>
        <w:t xml:space="preserve">, </w:t>
      </w:r>
      <w:r w:rsidR="008D59D4">
        <w:rPr>
          <w:lang w:val="pt-BR"/>
        </w:rPr>
        <w:t>cuja travessia é cobrada a quantia de</w:t>
      </w:r>
      <w:r w:rsidR="00CD18A5">
        <w:rPr>
          <w:lang w:val="pt-BR"/>
        </w:rPr>
        <w:t xml:space="preserve"> R$ </w:t>
      </w:r>
      <w:r w:rsidR="008D59D4">
        <w:rPr>
          <w:lang w:val="pt-BR"/>
        </w:rPr>
        <w:t>8,</w:t>
      </w:r>
      <w:r w:rsidR="0003473A">
        <w:rPr>
          <w:lang w:val="pt-BR"/>
        </w:rPr>
        <w:t>75</w:t>
      </w:r>
      <w:r w:rsidR="008E46A8">
        <w:rPr>
          <w:lang w:val="pt-BR"/>
        </w:rPr>
        <w:t xml:space="preserve"> para clientes com automó</w:t>
      </w:r>
      <w:r w:rsidR="003A56D4">
        <w:rPr>
          <w:lang w:val="pt-BR"/>
        </w:rPr>
        <w:t>veis</w:t>
      </w:r>
      <w:r w:rsidR="008C0E06">
        <w:rPr>
          <w:lang w:val="pt-BR"/>
        </w:rPr>
        <w:t>.</w:t>
      </w:r>
    </w:p>
    <w:p w14:paraId="28E486D7" w14:textId="643AB86C" w:rsidR="00614A12" w:rsidRDefault="009139D8" w:rsidP="0090608B">
      <w:pPr>
        <w:pStyle w:val="Text"/>
        <w:ind w:firstLine="0"/>
        <w:rPr>
          <w:lang w:val="pt-BR"/>
        </w:rPr>
      </w:pPr>
      <w:r>
        <w:rPr>
          <w:lang w:val="pt-BR"/>
        </w:rPr>
        <w:tab/>
      </w:r>
      <w:r w:rsidR="00614A12">
        <w:rPr>
          <w:lang w:val="pt-BR"/>
        </w:rPr>
        <w:t>(</w:t>
      </w:r>
      <w:r w:rsidR="001A14F3">
        <w:rPr>
          <w:lang w:val="pt-BR"/>
        </w:rPr>
        <w:t>PARÁGRAFO PARA JUSTIFICAR A MELHORIA DA CONEXÃO ENTRE AS CIDADES</w:t>
      </w:r>
      <w:r w:rsidR="00614A12">
        <w:rPr>
          <w:lang w:val="pt-BR"/>
        </w:rPr>
        <w:t>).</w:t>
      </w:r>
    </w:p>
    <w:p w14:paraId="7918C49F" w14:textId="500CC851" w:rsidR="00E97402" w:rsidRPr="0090608B" w:rsidRDefault="009139D8" w:rsidP="00530ED0">
      <w:pPr>
        <w:pStyle w:val="Text"/>
        <w:rPr>
          <w:lang w:val="pt-BR"/>
        </w:rPr>
      </w:pPr>
      <w:r>
        <w:rPr>
          <w:lang w:val="pt-BR"/>
        </w:rPr>
        <w:t xml:space="preserve">Este documento </w:t>
      </w:r>
      <w:r w:rsidR="00614A12">
        <w:rPr>
          <w:lang w:val="pt-BR"/>
        </w:rPr>
        <w:t>visa</w:t>
      </w:r>
      <w:r>
        <w:rPr>
          <w:lang w:val="pt-BR"/>
        </w:rPr>
        <w:t xml:space="preserve"> </w:t>
      </w:r>
      <w:r w:rsidR="008D59D4">
        <w:rPr>
          <w:lang w:val="pt-BR"/>
        </w:rPr>
        <w:t xml:space="preserve">demonstrar os problemas </w:t>
      </w:r>
      <w:r w:rsidR="004C0BEB">
        <w:rPr>
          <w:lang w:val="pt-BR"/>
        </w:rPr>
        <w:t xml:space="preserve">relacionados </w:t>
      </w:r>
      <w:r w:rsidR="005B0AAE">
        <w:rPr>
          <w:lang w:val="pt-BR"/>
        </w:rPr>
        <w:t>à</w:t>
      </w:r>
      <w:r w:rsidR="004C0BEB">
        <w:rPr>
          <w:lang w:val="pt-BR"/>
        </w:rPr>
        <w:t xml:space="preserve"> conexão entre as cidades, utilizando custo e eficiência d</w:t>
      </w:r>
      <w:r w:rsidR="00614A12">
        <w:rPr>
          <w:lang w:val="pt-BR"/>
        </w:rPr>
        <w:t xml:space="preserve">as rotas existentes </w:t>
      </w:r>
      <w:r w:rsidR="004C0BEB">
        <w:rPr>
          <w:lang w:val="pt-BR"/>
        </w:rPr>
        <w:t>e comparando com outras cidades gêmeas.</w:t>
      </w:r>
    </w:p>
    <w:p w14:paraId="463C123B" w14:textId="27B09987" w:rsidR="008A3C23" w:rsidRDefault="002F560F" w:rsidP="001F4C5C">
      <w:pPr>
        <w:pStyle w:val="Ttulo1"/>
      </w:pPr>
      <w:proofErr w:type="spellStart"/>
      <w:r>
        <w:t>Método</w:t>
      </w:r>
      <w:proofErr w:type="spellEnd"/>
      <w:r>
        <w:t xml:space="preserve"> </w:t>
      </w:r>
      <w:proofErr w:type="spellStart"/>
      <w:r>
        <w:t>Escolhido</w:t>
      </w:r>
      <w:proofErr w:type="spellEnd"/>
      <w:r w:rsidR="00CD18A5">
        <w:t xml:space="preserve"> </w:t>
      </w:r>
    </w:p>
    <w:p w14:paraId="6C4EA8B9" w14:textId="56947F41" w:rsidR="00DD4EE9" w:rsidRPr="002F560F" w:rsidRDefault="005B0AAE">
      <w:pPr>
        <w:pStyle w:val="Text"/>
        <w:rPr>
          <w:lang w:val="pt-BR"/>
        </w:rPr>
      </w:pPr>
      <w:r>
        <w:rPr>
          <w:lang w:val="pt-BR"/>
        </w:rPr>
        <w:t>F</w:t>
      </w:r>
      <w:r w:rsidR="00DD4EE9">
        <w:rPr>
          <w:lang w:val="pt-BR"/>
        </w:rPr>
        <w:t>oi</w:t>
      </w:r>
      <w:r>
        <w:rPr>
          <w:lang w:val="pt-BR"/>
        </w:rPr>
        <w:t xml:space="preserve"> definida</w:t>
      </w:r>
      <w:r w:rsidR="00DD4EE9">
        <w:rPr>
          <w:lang w:val="pt-BR"/>
        </w:rPr>
        <w:t xml:space="preserve"> a utilização do método da lógica </w:t>
      </w:r>
      <w:proofErr w:type="spellStart"/>
      <w:r w:rsidR="00DD4EE9">
        <w:rPr>
          <w:lang w:val="pt-BR"/>
        </w:rPr>
        <w:t>Fuzzy</w:t>
      </w:r>
      <w:proofErr w:type="spellEnd"/>
      <w:r w:rsidR="004C0BEB">
        <w:rPr>
          <w:lang w:val="pt-BR"/>
        </w:rPr>
        <w:t xml:space="preserve"> (ou lógica difusa)</w:t>
      </w:r>
      <w:r w:rsidR="00DD4EE9">
        <w:rPr>
          <w:lang w:val="pt-BR"/>
        </w:rPr>
        <w:t xml:space="preserve">, pois </w:t>
      </w:r>
      <w:r>
        <w:rPr>
          <w:lang w:val="pt-BR"/>
        </w:rPr>
        <w:t>os parâmetros de avaliação</w:t>
      </w:r>
      <w:r w:rsidR="00DD4EE9">
        <w:rPr>
          <w:lang w:val="pt-BR"/>
        </w:rPr>
        <w:t xml:space="preserve"> </w:t>
      </w:r>
      <w:r w:rsidR="00987FB8">
        <w:rPr>
          <w:lang w:val="pt-BR"/>
        </w:rPr>
        <w:t xml:space="preserve">de custo e </w:t>
      </w:r>
      <w:r w:rsidR="004C0BEB">
        <w:rPr>
          <w:lang w:val="pt-BR"/>
        </w:rPr>
        <w:t>eficiência</w:t>
      </w:r>
      <w:r w:rsidR="00183CA0">
        <w:rPr>
          <w:lang w:val="pt-BR"/>
        </w:rPr>
        <w:t xml:space="preserve"> </w:t>
      </w:r>
      <w:r w:rsidR="00987FB8">
        <w:rPr>
          <w:lang w:val="pt-BR"/>
        </w:rPr>
        <w:t>utiliza</w:t>
      </w:r>
      <w:r w:rsidR="008E46A8">
        <w:rPr>
          <w:lang w:val="pt-BR"/>
        </w:rPr>
        <w:t>do</w:t>
      </w:r>
      <w:r>
        <w:rPr>
          <w:lang w:val="pt-BR"/>
        </w:rPr>
        <w:t>s</w:t>
      </w:r>
      <w:r w:rsidR="00987FB8">
        <w:rPr>
          <w:lang w:val="pt-BR"/>
        </w:rPr>
        <w:t xml:space="preserve"> </w:t>
      </w:r>
      <w:r>
        <w:rPr>
          <w:lang w:val="pt-BR"/>
        </w:rPr>
        <w:t>n</w:t>
      </w:r>
      <w:r w:rsidR="00987FB8">
        <w:rPr>
          <w:lang w:val="pt-BR"/>
        </w:rPr>
        <w:t>o projeto</w:t>
      </w:r>
      <w:r w:rsidR="005D54D3">
        <w:rPr>
          <w:lang w:val="pt-BR"/>
        </w:rPr>
        <w:t xml:space="preserve"> produzem resultados qualitativos, </w:t>
      </w:r>
      <w:r>
        <w:rPr>
          <w:lang w:val="pt-BR"/>
        </w:rPr>
        <w:t>sendo então</w:t>
      </w:r>
      <w:r w:rsidR="004C0BEB">
        <w:rPr>
          <w:lang w:val="pt-BR"/>
        </w:rPr>
        <w:t xml:space="preserve"> </w:t>
      </w:r>
      <w:r>
        <w:rPr>
          <w:lang w:val="pt-BR"/>
        </w:rPr>
        <w:t>possível realizar a transformação através desse</w:t>
      </w:r>
      <w:r w:rsidR="004C0BEB">
        <w:rPr>
          <w:lang w:val="pt-BR"/>
        </w:rPr>
        <w:t xml:space="preserve"> método </w:t>
      </w:r>
      <w:r w:rsidR="00183CA0">
        <w:rPr>
          <w:lang w:val="pt-BR"/>
        </w:rPr>
        <w:t xml:space="preserve">dos dados </w:t>
      </w:r>
      <w:r>
        <w:rPr>
          <w:lang w:val="pt-BR"/>
        </w:rPr>
        <w:t xml:space="preserve">em </w:t>
      </w:r>
      <w:r w:rsidR="004C0BEB">
        <w:rPr>
          <w:lang w:val="pt-BR"/>
        </w:rPr>
        <w:t>resultados numéricos</w:t>
      </w:r>
      <w:r>
        <w:rPr>
          <w:lang w:val="pt-BR"/>
        </w:rPr>
        <w:t xml:space="preserve"> para analisá-los quant</w:t>
      </w:r>
      <w:r w:rsidR="008E46A8">
        <w:rPr>
          <w:lang w:val="pt-BR"/>
        </w:rPr>
        <w:t>i</w:t>
      </w:r>
      <w:r>
        <w:rPr>
          <w:lang w:val="pt-BR"/>
        </w:rPr>
        <w:t>t</w:t>
      </w:r>
      <w:r w:rsidR="008E46A8">
        <w:rPr>
          <w:lang w:val="pt-BR"/>
        </w:rPr>
        <w:t>ati</w:t>
      </w:r>
      <w:r>
        <w:rPr>
          <w:lang w:val="pt-BR"/>
        </w:rPr>
        <w:t>vamente</w:t>
      </w:r>
      <w:r w:rsidR="00987FB8">
        <w:rPr>
          <w:lang w:val="pt-BR"/>
        </w:rPr>
        <w:t>.</w:t>
      </w:r>
      <w:r>
        <w:rPr>
          <w:lang w:val="pt-BR"/>
        </w:rPr>
        <w:t xml:space="preserve"> Com o uso da lógica </w:t>
      </w:r>
      <w:proofErr w:type="spellStart"/>
      <w:r>
        <w:rPr>
          <w:lang w:val="pt-BR"/>
        </w:rPr>
        <w:t>Fuzzy</w:t>
      </w:r>
      <w:proofErr w:type="spellEnd"/>
      <w:r>
        <w:rPr>
          <w:lang w:val="pt-BR"/>
        </w:rPr>
        <w:t xml:space="preserve"> será possível avaliar as rotas mais viáveis e compará-las com a situação existente no trajeto entre Itaja</w:t>
      </w:r>
      <w:r w:rsidR="003A692D">
        <w:rPr>
          <w:lang w:val="pt-BR"/>
        </w:rPr>
        <w:t>í</w:t>
      </w:r>
      <w:r>
        <w:rPr>
          <w:lang w:val="pt-BR"/>
        </w:rPr>
        <w:t xml:space="preserve"> e Navegantes.</w:t>
      </w:r>
      <w:r w:rsidR="004C0BEB">
        <w:rPr>
          <w:lang w:val="pt-BR"/>
        </w:rPr>
        <w:t>.</w:t>
      </w:r>
    </w:p>
    <w:p w14:paraId="4CFE71E7" w14:textId="07E26165" w:rsidR="00E97B99" w:rsidRDefault="00987FB8" w:rsidP="00E97B99">
      <w:pPr>
        <w:pStyle w:val="Ttulo2"/>
      </w:pPr>
      <w:proofErr w:type="spellStart"/>
      <w:r>
        <w:t>Definição</w:t>
      </w:r>
      <w:proofErr w:type="spellEnd"/>
      <w:r>
        <w:t xml:space="preserve"> de </w:t>
      </w:r>
      <w:proofErr w:type="spellStart"/>
      <w:r>
        <w:t>Lógica</w:t>
      </w:r>
      <w:proofErr w:type="spellEnd"/>
      <w:r>
        <w:t xml:space="preserve"> Fuzzy</w:t>
      </w:r>
    </w:p>
    <w:p w14:paraId="586486DB" w14:textId="0DCAE74B" w:rsidR="00E97B99" w:rsidRDefault="004C3053" w:rsidP="00E97B99">
      <w:pPr>
        <w:pStyle w:val="Text"/>
        <w:ind w:firstLine="144"/>
        <w:rPr>
          <w:lang w:val="pt-BR"/>
        </w:rPr>
      </w:pPr>
      <w:r w:rsidRPr="004C3053">
        <w:rPr>
          <w:lang w:val="pt-BR"/>
        </w:rPr>
        <w:t xml:space="preserve">A lógica </w:t>
      </w:r>
      <w:proofErr w:type="spellStart"/>
      <w:r w:rsidR="00F2348A">
        <w:rPr>
          <w:lang w:val="pt-BR"/>
        </w:rPr>
        <w:t>F</w:t>
      </w:r>
      <w:r w:rsidRPr="004C3053">
        <w:rPr>
          <w:lang w:val="pt-BR"/>
        </w:rPr>
        <w:t>uzzy</w:t>
      </w:r>
      <w:proofErr w:type="spellEnd"/>
      <w:r w:rsidRPr="004C3053">
        <w:rPr>
          <w:lang w:val="pt-BR"/>
        </w:rPr>
        <w:t xml:space="preserve"> aplica </w:t>
      </w:r>
      <w:r w:rsidR="005B0AAE">
        <w:rPr>
          <w:lang w:val="pt-BR"/>
        </w:rPr>
        <w:t>o</w:t>
      </w:r>
      <w:r w:rsidR="005B0AAE" w:rsidRPr="004C3053">
        <w:rPr>
          <w:lang w:val="pt-BR"/>
        </w:rPr>
        <w:t xml:space="preserve"> </w:t>
      </w:r>
      <w:r w:rsidRPr="004C3053">
        <w:rPr>
          <w:lang w:val="pt-BR"/>
        </w:rPr>
        <w:t xml:space="preserve">conceito </w:t>
      </w:r>
      <w:r w:rsidR="005B0AAE">
        <w:rPr>
          <w:lang w:val="pt-BR"/>
        </w:rPr>
        <w:t>de</w:t>
      </w:r>
      <w:r w:rsidRPr="004C3053">
        <w:rPr>
          <w:lang w:val="pt-BR"/>
        </w:rPr>
        <w:t xml:space="preserve"> </w:t>
      </w:r>
      <w:r w:rsidR="005B0AAE">
        <w:rPr>
          <w:lang w:val="pt-BR"/>
        </w:rPr>
        <w:t>que</w:t>
      </w:r>
      <w:r w:rsidR="00023192">
        <w:rPr>
          <w:lang w:val="pt-BR"/>
        </w:rPr>
        <w:t xml:space="preserve"> </w:t>
      </w:r>
      <w:r w:rsidR="001A14F3">
        <w:rPr>
          <w:lang w:val="pt-BR"/>
        </w:rPr>
        <w:t>há exceções às regras</w:t>
      </w:r>
      <w:r w:rsidRPr="004C3053">
        <w:rPr>
          <w:lang w:val="pt-BR"/>
        </w:rPr>
        <w:t xml:space="preserve"> definid</w:t>
      </w:r>
      <w:r w:rsidR="001A14F3">
        <w:rPr>
          <w:lang w:val="pt-BR"/>
        </w:rPr>
        <w:t>as</w:t>
      </w:r>
      <w:r w:rsidRPr="004C3053">
        <w:rPr>
          <w:lang w:val="pt-BR"/>
        </w:rPr>
        <w:t xml:space="preserve"> </w:t>
      </w:r>
      <w:r w:rsidR="001A14F3">
        <w:rPr>
          <w:lang w:val="pt-BR"/>
        </w:rPr>
        <w:t>pela</w:t>
      </w:r>
      <w:r>
        <w:rPr>
          <w:lang w:val="pt-BR"/>
        </w:rPr>
        <w:t xml:space="preserve"> lógica booleana</w:t>
      </w:r>
      <w:r w:rsidR="001A14F3">
        <w:rPr>
          <w:lang w:val="pt-BR"/>
        </w:rPr>
        <w:t>,</w:t>
      </w:r>
      <w:r>
        <w:rPr>
          <w:lang w:val="pt-BR"/>
        </w:rPr>
        <w:t xml:space="preserve"> </w:t>
      </w:r>
      <w:r w:rsidR="004C0BEB">
        <w:rPr>
          <w:lang w:val="pt-BR"/>
        </w:rPr>
        <w:t>a</w:t>
      </w:r>
      <w:r w:rsidR="001A14F3">
        <w:rPr>
          <w:lang w:val="pt-BR"/>
        </w:rPr>
        <w:t>o</w:t>
      </w:r>
      <w:r w:rsidR="004C0BEB">
        <w:rPr>
          <w:lang w:val="pt-BR"/>
        </w:rPr>
        <w:t xml:space="preserve"> qual </w:t>
      </w:r>
      <w:r w:rsidR="001A14F3">
        <w:rPr>
          <w:lang w:val="pt-BR"/>
        </w:rPr>
        <w:t>visa diferenciar</w:t>
      </w:r>
      <w:r w:rsidR="004C0BEB">
        <w:rPr>
          <w:lang w:val="pt-BR"/>
        </w:rPr>
        <w:t xml:space="preserve"> valores </w:t>
      </w:r>
      <w:r>
        <w:rPr>
          <w:lang w:val="pt-BR"/>
        </w:rPr>
        <w:t>apenas</w:t>
      </w:r>
      <w:r w:rsidR="004C0BEB">
        <w:rPr>
          <w:lang w:val="pt-BR"/>
        </w:rPr>
        <w:t xml:space="preserve"> entre</w:t>
      </w:r>
      <w:r>
        <w:rPr>
          <w:lang w:val="pt-BR"/>
        </w:rPr>
        <w:t xml:space="preserve"> 0 ou 1, v</w:t>
      </w:r>
      <w:r w:rsidRPr="004C3053">
        <w:rPr>
          <w:lang w:val="pt-BR"/>
        </w:rPr>
        <w:t>erdadeiro ou falso</w:t>
      </w:r>
      <w:r w:rsidR="00E34F64" w:rsidRPr="004C3053">
        <w:rPr>
          <w:lang w:val="pt-BR"/>
        </w:rPr>
        <w:t>.</w:t>
      </w:r>
      <w:r w:rsidR="001A14F3">
        <w:rPr>
          <w:lang w:val="pt-BR"/>
        </w:rPr>
        <w:t xml:space="preserve"> Para a lógica </w:t>
      </w:r>
      <w:proofErr w:type="spellStart"/>
      <w:r w:rsidR="001A14F3">
        <w:rPr>
          <w:lang w:val="pt-BR"/>
        </w:rPr>
        <w:t>Fuzzy</w:t>
      </w:r>
      <w:proofErr w:type="spellEnd"/>
      <w:r w:rsidR="001A14F3">
        <w:rPr>
          <w:lang w:val="pt-BR"/>
        </w:rPr>
        <w:t>, d</w:t>
      </w:r>
      <w:r>
        <w:rPr>
          <w:lang w:val="pt-BR"/>
        </w:rPr>
        <w:t xml:space="preserve">entro das duas possibilidades da lógica booleana podem </w:t>
      </w:r>
      <w:r w:rsidR="001A14F3">
        <w:rPr>
          <w:lang w:val="pt-BR"/>
        </w:rPr>
        <w:t xml:space="preserve">ocorrer </w:t>
      </w:r>
      <w:r>
        <w:rPr>
          <w:lang w:val="pt-BR"/>
        </w:rPr>
        <w:t xml:space="preserve">“graus de verdade”, ou seja, o quanto </w:t>
      </w:r>
      <w:r w:rsidR="004C0BEB">
        <w:rPr>
          <w:lang w:val="pt-BR"/>
        </w:rPr>
        <w:t>a variável é</w:t>
      </w:r>
      <w:r>
        <w:rPr>
          <w:lang w:val="pt-BR"/>
        </w:rPr>
        <w:t xml:space="preserve"> verdade</w:t>
      </w:r>
      <w:r w:rsidR="004C0BEB">
        <w:rPr>
          <w:lang w:val="pt-BR"/>
        </w:rPr>
        <w:t>ira</w:t>
      </w:r>
      <w:r>
        <w:rPr>
          <w:lang w:val="pt-BR"/>
        </w:rPr>
        <w:t xml:space="preserve"> a partir de valores reais entre 0 e 1.</w:t>
      </w:r>
    </w:p>
    <w:p w14:paraId="4EA7BA1F" w14:textId="429DEF34" w:rsidR="004C3053" w:rsidRDefault="001A14F3" w:rsidP="00E97B99">
      <w:pPr>
        <w:pStyle w:val="Text"/>
        <w:ind w:firstLine="144"/>
        <w:rPr>
          <w:lang w:val="pt-BR"/>
        </w:rPr>
      </w:pPr>
      <w:r>
        <w:rPr>
          <w:lang w:val="pt-BR"/>
        </w:rPr>
        <w:t>E</w:t>
      </w:r>
      <w:r w:rsidR="004C3053">
        <w:rPr>
          <w:lang w:val="pt-BR"/>
        </w:rPr>
        <w:t>m 1965</w:t>
      </w:r>
      <w:r>
        <w:rPr>
          <w:lang w:val="pt-BR"/>
        </w:rPr>
        <w:t>,</w:t>
      </w:r>
      <w:r w:rsidR="004C0EC0">
        <w:rPr>
          <w:lang w:val="pt-BR"/>
        </w:rPr>
        <w:t xml:space="preserve"> a lógica </w:t>
      </w:r>
      <w:proofErr w:type="spellStart"/>
      <w:r w:rsidR="004C0EC0">
        <w:rPr>
          <w:lang w:val="pt-BR"/>
        </w:rPr>
        <w:t>Fuzzy</w:t>
      </w:r>
      <w:proofErr w:type="spellEnd"/>
      <w:r w:rsidR="004C0EC0">
        <w:rPr>
          <w:lang w:val="pt-BR"/>
        </w:rPr>
        <w:t xml:space="preserve"> foi proposta pelo</w:t>
      </w:r>
      <w:r w:rsidR="009F1C9C">
        <w:rPr>
          <w:lang w:val="pt-BR"/>
        </w:rPr>
        <w:t xml:space="preserve"> </w:t>
      </w:r>
      <w:r w:rsidR="004C3053">
        <w:rPr>
          <w:lang w:val="pt-BR"/>
        </w:rPr>
        <w:t xml:space="preserve">Dr. </w:t>
      </w:r>
      <w:proofErr w:type="spellStart"/>
      <w:r w:rsidR="004C3053">
        <w:rPr>
          <w:lang w:val="pt-BR"/>
        </w:rPr>
        <w:t>Lofti</w:t>
      </w:r>
      <w:proofErr w:type="spellEnd"/>
      <w:r w:rsidR="004C3053">
        <w:rPr>
          <w:lang w:val="pt-BR"/>
        </w:rPr>
        <w:t xml:space="preserve"> A. </w:t>
      </w:r>
      <w:proofErr w:type="spellStart"/>
      <w:r w:rsidR="004C3053">
        <w:rPr>
          <w:lang w:val="pt-BR"/>
        </w:rPr>
        <w:t>Zadeh</w:t>
      </w:r>
      <w:proofErr w:type="spellEnd"/>
      <w:r w:rsidR="004C3053">
        <w:rPr>
          <w:lang w:val="pt-BR"/>
        </w:rPr>
        <w:t xml:space="preserve"> na Universidade da Califórnia</w:t>
      </w:r>
      <w:r w:rsidR="00D64E90">
        <w:rPr>
          <w:lang w:val="pt-BR"/>
        </w:rPr>
        <w:t xml:space="preserve"> [1]</w:t>
      </w:r>
      <w:r w:rsidR="004C0EC0">
        <w:rPr>
          <w:lang w:val="pt-BR"/>
        </w:rPr>
        <w:t>, que</w:t>
      </w:r>
      <w:r w:rsidR="004C3053">
        <w:rPr>
          <w:lang w:val="pt-BR"/>
        </w:rPr>
        <w:t xml:space="preserve"> trabalhava no </w:t>
      </w:r>
      <w:r>
        <w:rPr>
          <w:lang w:val="pt-BR"/>
        </w:rPr>
        <w:t>projeto</w:t>
      </w:r>
      <w:r w:rsidR="009F1C9C">
        <w:rPr>
          <w:lang w:val="pt-BR"/>
        </w:rPr>
        <w:t xml:space="preserve"> </w:t>
      </w:r>
      <w:r w:rsidR="004C3053">
        <w:rPr>
          <w:lang w:val="pt-BR"/>
        </w:rPr>
        <w:t>de</w:t>
      </w:r>
      <w:r>
        <w:rPr>
          <w:lang w:val="pt-BR"/>
        </w:rPr>
        <w:t xml:space="preserve"> possibilitar a</w:t>
      </w:r>
      <w:r w:rsidR="004C3053">
        <w:rPr>
          <w:lang w:val="pt-BR"/>
        </w:rPr>
        <w:t xml:space="preserve"> um computador entender a linguagem natural</w:t>
      </w:r>
      <w:r w:rsidR="004C0EC0">
        <w:rPr>
          <w:lang w:val="pt-BR"/>
        </w:rPr>
        <w:t>, tendo o uso da lógica booleana acarretado</w:t>
      </w:r>
      <w:r>
        <w:rPr>
          <w:lang w:val="pt-BR"/>
        </w:rPr>
        <w:t xml:space="preserve"> em problemas pela dificul</w:t>
      </w:r>
      <w:r w:rsidR="008E46A8">
        <w:rPr>
          <w:lang w:val="pt-BR"/>
        </w:rPr>
        <w:t>d</w:t>
      </w:r>
      <w:r>
        <w:rPr>
          <w:lang w:val="pt-BR"/>
        </w:rPr>
        <w:t xml:space="preserve">ade em aplicar a dicotomia de </w:t>
      </w:r>
      <w:r w:rsidR="008E46A8">
        <w:rPr>
          <w:lang w:val="pt-BR"/>
        </w:rPr>
        <w:t>verdadeiro e falso para casos reais do cotidiano</w:t>
      </w:r>
      <w:r w:rsidR="00610016">
        <w:rPr>
          <w:lang w:val="pt-BR"/>
        </w:rPr>
        <w:t xml:space="preserve"> </w:t>
      </w:r>
      <w:r w:rsidR="00D64E90">
        <w:rPr>
          <w:lang w:val="pt-BR"/>
        </w:rPr>
        <w:t>[2</w:t>
      </w:r>
      <w:r w:rsidR="00610016">
        <w:rPr>
          <w:lang w:val="pt-BR"/>
        </w:rPr>
        <w:t>].</w:t>
      </w:r>
    </w:p>
    <w:p w14:paraId="47041150" w14:textId="5CC66ADA" w:rsidR="00F2348A" w:rsidRPr="004C3053" w:rsidRDefault="004C0EC0" w:rsidP="0030333A">
      <w:pPr>
        <w:pStyle w:val="Text"/>
        <w:ind w:firstLine="144"/>
        <w:rPr>
          <w:lang w:val="pt-BR"/>
        </w:rPr>
      </w:pPr>
      <w:r>
        <w:rPr>
          <w:lang w:val="pt-BR"/>
        </w:rPr>
        <w:t>Uma das principais características d</w:t>
      </w:r>
      <w:r w:rsidR="00F2348A">
        <w:rPr>
          <w:lang w:val="pt-BR"/>
        </w:rPr>
        <w:t xml:space="preserve">a lógica </w:t>
      </w:r>
      <w:proofErr w:type="spellStart"/>
      <w:r w:rsidR="00F2348A">
        <w:rPr>
          <w:lang w:val="pt-BR"/>
        </w:rPr>
        <w:t>F</w:t>
      </w:r>
      <w:r w:rsidR="004C3053">
        <w:rPr>
          <w:lang w:val="pt-BR"/>
        </w:rPr>
        <w:t>uzzy</w:t>
      </w:r>
      <w:proofErr w:type="spellEnd"/>
      <w:r>
        <w:rPr>
          <w:lang w:val="pt-BR"/>
        </w:rPr>
        <w:t xml:space="preserve"> é a capacidade de</w:t>
      </w:r>
      <w:r w:rsidR="009F1C9C">
        <w:rPr>
          <w:lang w:val="pt-BR"/>
        </w:rPr>
        <w:t xml:space="preserve"> </w:t>
      </w:r>
      <w:r w:rsidR="004C3053">
        <w:rPr>
          <w:lang w:val="pt-BR"/>
        </w:rPr>
        <w:t xml:space="preserve">quantificar dados qualitativos e expressões linguísticas, como por exemplo, </w:t>
      </w:r>
      <w:r>
        <w:rPr>
          <w:lang w:val="pt-BR"/>
        </w:rPr>
        <w:t xml:space="preserve">não </w:t>
      </w:r>
      <w:r w:rsidR="008E46A8">
        <w:rPr>
          <w:lang w:val="pt-BR"/>
        </w:rPr>
        <w:t>simplesmente</w:t>
      </w:r>
      <w:r>
        <w:rPr>
          <w:lang w:val="pt-BR"/>
        </w:rPr>
        <w:t xml:space="preserve"> definir uma pessoa como jovem</w:t>
      </w:r>
      <w:r w:rsidR="00F70EFA">
        <w:rPr>
          <w:lang w:val="pt-BR"/>
        </w:rPr>
        <w:t xml:space="preserve"> ou</w:t>
      </w:r>
      <w:r>
        <w:rPr>
          <w:lang w:val="pt-BR"/>
        </w:rPr>
        <w:t xml:space="preserve"> idosa</w:t>
      </w:r>
      <w:r w:rsidR="00F70EFA">
        <w:rPr>
          <w:lang w:val="pt-BR"/>
        </w:rPr>
        <w:t>, mas</w:t>
      </w:r>
      <w:r>
        <w:rPr>
          <w:lang w:val="pt-BR"/>
        </w:rPr>
        <w:t xml:space="preserve"> através de</w:t>
      </w:r>
      <w:r w:rsidR="00F70EFA">
        <w:rPr>
          <w:lang w:val="pt-BR"/>
        </w:rPr>
        <w:t xml:space="preserve"> transições entre</w:t>
      </w:r>
      <w:r>
        <w:rPr>
          <w:lang w:val="pt-BR"/>
        </w:rPr>
        <w:t xml:space="preserve"> os estados extremos, tais como criança, adolescente e meia-idade.</w:t>
      </w:r>
      <w:r w:rsidR="00F70EFA">
        <w:rPr>
          <w:lang w:val="pt-BR"/>
        </w:rPr>
        <w:t xml:space="preserve"> </w:t>
      </w:r>
      <w:r w:rsidR="009F1C9C">
        <w:rPr>
          <w:lang w:val="pt-BR"/>
        </w:rPr>
        <w:t>O</w:t>
      </w:r>
      <w:r w:rsidR="00F70EFA">
        <w:rPr>
          <w:lang w:val="pt-BR"/>
        </w:rPr>
        <w:t xml:space="preserve"> u</w:t>
      </w:r>
      <w:r w:rsidR="009F1C9C">
        <w:rPr>
          <w:lang w:val="pt-BR"/>
        </w:rPr>
        <w:t>so</w:t>
      </w:r>
      <w:r w:rsidR="00F70EFA">
        <w:rPr>
          <w:lang w:val="pt-BR"/>
        </w:rPr>
        <w:t xml:space="preserve"> des</w:t>
      </w:r>
      <w:r>
        <w:rPr>
          <w:lang w:val="pt-BR"/>
        </w:rPr>
        <w:t>s</w:t>
      </w:r>
      <w:r w:rsidR="00F70EFA">
        <w:rPr>
          <w:lang w:val="pt-BR"/>
        </w:rPr>
        <w:t xml:space="preserve">a lógica é </w:t>
      </w:r>
      <w:r>
        <w:rPr>
          <w:lang w:val="pt-BR"/>
        </w:rPr>
        <w:t xml:space="preserve">possível de ser </w:t>
      </w:r>
      <w:r w:rsidR="00F70EFA">
        <w:rPr>
          <w:lang w:val="pt-BR"/>
        </w:rPr>
        <w:t>represen</w:t>
      </w:r>
      <w:r w:rsidR="009F1C9C">
        <w:rPr>
          <w:lang w:val="pt-BR"/>
        </w:rPr>
        <w:t>tado</w:t>
      </w:r>
      <w:r w:rsidR="00F70EFA">
        <w:rPr>
          <w:lang w:val="pt-BR"/>
        </w:rPr>
        <w:t xml:space="preserve"> por um gr</w:t>
      </w:r>
      <w:r w:rsidR="009E75A5">
        <w:rPr>
          <w:lang w:val="pt-BR"/>
        </w:rPr>
        <w:t xml:space="preserve">áfico </w:t>
      </w:r>
      <w:r>
        <w:rPr>
          <w:lang w:val="pt-BR"/>
        </w:rPr>
        <w:t>com as</w:t>
      </w:r>
      <w:r w:rsidR="009E75A5">
        <w:rPr>
          <w:lang w:val="pt-BR"/>
        </w:rPr>
        <w:t xml:space="preserve"> variáveis e </w:t>
      </w:r>
      <w:r>
        <w:rPr>
          <w:lang w:val="pt-BR"/>
        </w:rPr>
        <w:t>seus níveis de verdade entre os dois extremos.</w:t>
      </w:r>
    </w:p>
    <w:p w14:paraId="59359822" w14:textId="067D16DA" w:rsidR="00E97B99" w:rsidRDefault="00987FB8" w:rsidP="00E97B99">
      <w:pPr>
        <w:pStyle w:val="Ttulo2"/>
      </w:pPr>
      <w:proofErr w:type="spellStart"/>
      <w:r>
        <w:lastRenderedPageBreak/>
        <w:t>Implementação</w:t>
      </w:r>
      <w:proofErr w:type="spellEnd"/>
      <w:r>
        <w:t xml:space="preserve"> da </w:t>
      </w:r>
      <w:proofErr w:type="spellStart"/>
      <w:r>
        <w:t>Lógica</w:t>
      </w:r>
      <w:proofErr w:type="spellEnd"/>
      <w:r>
        <w:t xml:space="preserve"> Fuzzy</w:t>
      </w:r>
    </w:p>
    <w:p w14:paraId="7CC4DAD1" w14:textId="7F0C6D3A" w:rsidR="00F44F86" w:rsidRDefault="0033371A" w:rsidP="00E97B99">
      <w:pPr>
        <w:pStyle w:val="Text"/>
        <w:rPr>
          <w:lang w:val="pt-BR"/>
        </w:rPr>
      </w:pPr>
      <w:r>
        <w:rPr>
          <w:lang w:val="pt-BR"/>
        </w:rPr>
        <w:t>Foi definido a utilização da biblioteca</w:t>
      </w:r>
      <w:del w:id="1" w:author="Alisson Steffens Henrique" w:date="2016-12-03T22:09:00Z">
        <w:r w:rsidDel="00174FAD">
          <w:rPr>
            <w:i/>
            <w:lang w:val="pt-BR"/>
          </w:rPr>
          <w:delText xml:space="preserve"> </w:delText>
        </w:r>
      </w:del>
      <w:bookmarkStart w:id="2" w:name="_GoBack"/>
      <w:bookmarkEnd w:id="2"/>
      <w:r>
        <w:rPr>
          <w:lang w:val="pt-BR"/>
        </w:rPr>
        <w:t xml:space="preserve"> </w:t>
      </w:r>
      <w:proofErr w:type="spellStart"/>
      <w:r w:rsidR="00F44F86">
        <w:rPr>
          <w:lang w:val="pt-BR"/>
        </w:rPr>
        <w:t>jFuzzyLogic</w:t>
      </w:r>
      <w:proofErr w:type="spellEnd"/>
      <w:r>
        <w:rPr>
          <w:lang w:val="pt-BR"/>
        </w:rPr>
        <w:t xml:space="preserve">, que </w:t>
      </w:r>
      <w:r w:rsidR="00F44F86">
        <w:rPr>
          <w:lang w:val="pt-BR"/>
        </w:rPr>
        <w:t xml:space="preserve">é uma biblioteca </w:t>
      </w:r>
      <w:r w:rsidRPr="00AC51F8">
        <w:rPr>
          <w:i/>
          <w:lang w:val="pt-BR"/>
        </w:rPr>
        <w:t xml:space="preserve">open </w:t>
      </w:r>
      <w:proofErr w:type="spellStart"/>
      <w:r w:rsidRPr="00AC51F8">
        <w:rPr>
          <w:i/>
          <w:lang w:val="pt-BR"/>
        </w:rPr>
        <w:t>source</w:t>
      </w:r>
      <w:proofErr w:type="spellEnd"/>
      <w:r>
        <w:rPr>
          <w:lang w:val="pt-BR"/>
        </w:rPr>
        <w:t xml:space="preserve"> </w:t>
      </w:r>
      <w:r w:rsidR="00F44F86">
        <w:rPr>
          <w:lang w:val="pt-BR"/>
        </w:rPr>
        <w:t>em J</w:t>
      </w:r>
      <w:r>
        <w:rPr>
          <w:lang w:val="pt-BR"/>
        </w:rPr>
        <w:t>ava</w:t>
      </w:r>
      <w:r w:rsidR="00F44F86">
        <w:rPr>
          <w:lang w:val="pt-BR"/>
        </w:rPr>
        <w:t xml:space="preserve"> que implementa e simplifica a lógica </w:t>
      </w:r>
      <w:proofErr w:type="spellStart"/>
      <w:r w:rsidR="00F44F86">
        <w:rPr>
          <w:lang w:val="pt-BR"/>
        </w:rPr>
        <w:t>Fuzzy</w:t>
      </w:r>
      <w:proofErr w:type="spellEnd"/>
      <w:r w:rsidR="00F44F86">
        <w:rPr>
          <w:lang w:val="pt-BR"/>
        </w:rPr>
        <w:t xml:space="preserve"> para desenvolvimento de si</w:t>
      </w:r>
      <w:r w:rsidR="00AC51F8">
        <w:rPr>
          <w:lang w:val="pt-BR"/>
        </w:rPr>
        <w:t>stemas</w:t>
      </w:r>
      <w:r w:rsidR="009F1C9C">
        <w:rPr>
          <w:lang w:val="pt-BR"/>
        </w:rPr>
        <w:t xml:space="preserve"> através da</w:t>
      </w:r>
      <w:r w:rsidR="00AC51F8">
        <w:rPr>
          <w:lang w:val="pt-BR"/>
        </w:rPr>
        <w:t xml:space="preserve"> implementa</w:t>
      </w:r>
      <w:r w:rsidR="009F1C9C">
        <w:rPr>
          <w:lang w:val="pt-BR"/>
        </w:rPr>
        <w:t>ção</w:t>
      </w:r>
      <w:r w:rsidR="00AC51F8">
        <w:rPr>
          <w:lang w:val="pt-BR"/>
        </w:rPr>
        <w:t xml:space="preserve"> </w:t>
      </w:r>
      <w:r w:rsidR="009F1C9C">
        <w:rPr>
          <w:lang w:val="pt-BR"/>
        </w:rPr>
        <w:t>d</w:t>
      </w:r>
      <w:r w:rsidR="00AC51F8">
        <w:rPr>
          <w:lang w:val="pt-BR"/>
        </w:rPr>
        <w:t xml:space="preserve">a </w:t>
      </w:r>
      <w:proofErr w:type="spellStart"/>
      <w:r w:rsidR="00AC51F8">
        <w:rPr>
          <w:lang w:val="pt-BR"/>
        </w:rPr>
        <w:t>Fuzzy</w:t>
      </w:r>
      <w:proofErr w:type="spellEnd"/>
      <w:r w:rsidR="00AC51F8">
        <w:rPr>
          <w:lang w:val="pt-BR"/>
        </w:rPr>
        <w:t xml:space="preserve"> </w:t>
      </w:r>
      <w:proofErr w:type="spellStart"/>
      <w:r w:rsidR="00AC51F8">
        <w:rPr>
          <w:lang w:val="pt-BR"/>
        </w:rPr>
        <w:t>Control</w:t>
      </w:r>
      <w:proofErr w:type="spellEnd"/>
      <w:r w:rsidR="00AC51F8">
        <w:rPr>
          <w:lang w:val="pt-BR"/>
        </w:rPr>
        <w:t xml:space="preserve"> </w:t>
      </w:r>
      <w:proofErr w:type="spellStart"/>
      <w:r w:rsidR="00AC51F8">
        <w:rPr>
          <w:lang w:val="pt-BR"/>
        </w:rPr>
        <w:t>L</w:t>
      </w:r>
      <w:r w:rsidR="00F44F86">
        <w:rPr>
          <w:lang w:val="pt-BR"/>
        </w:rPr>
        <w:t>anguage</w:t>
      </w:r>
      <w:proofErr w:type="spellEnd"/>
      <w:r w:rsidR="00F44F86">
        <w:rPr>
          <w:lang w:val="pt-BR"/>
        </w:rPr>
        <w:t>(FCL) especificação IEC 61131 parte 7.</w:t>
      </w:r>
      <w:r>
        <w:rPr>
          <w:lang w:val="pt-BR"/>
        </w:rPr>
        <w:t xml:space="preserve"> O motivo pelo uso dessa biblioteca se deu pelo fato do projeto ter sido desenvolvido em Java e tal bibl</w:t>
      </w:r>
      <w:r w:rsidR="008E46A8">
        <w:rPr>
          <w:lang w:val="pt-BR"/>
        </w:rPr>
        <w:t>i</w:t>
      </w:r>
      <w:r>
        <w:rPr>
          <w:lang w:val="pt-BR"/>
        </w:rPr>
        <w:t>oteca ter documentação ampla e de fácil acesso.</w:t>
      </w:r>
    </w:p>
    <w:p w14:paraId="6E0853BE" w14:textId="175FBAA4" w:rsidR="00BC6B62" w:rsidRDefault="00A04D86" w:rsidP="00E97B99">
      <w:pPr>
        <w:pStyle w:val="Text"/>
        <w:rPr>
          <w:lang w:val="pt-BR"/>
        </w:rPr>
      </w:pPr>
      <w:r>
        <w:rPr>
          <w:lang w:val="pt-BR"/>
        </w:rPr>
        <w:t>Foram definidas duas entradas como input</w:t>
      </w:r>
      <w:r w:rsidR="0033371A">
        <w:rPr>
          <w:lang w:val="pt-BR"/>
        </w:rPr>
        <w:t>:</w:t>
      </w:r>
      <w:r>
        <w:rPr>
          <w:lang w:val="pt-BR"/>
        </w:rPr>
        <w:t xml:space="preserve"> o “custo” e a “eficiência”</w:t>
      </w:r>
      <w:ins w:id="3" w:author="Alisson Steffens Henrique" w:date="2016-12-03T22:06:00Z">
        <w:r w:rsidR="00174FAD">
          <w:rPr>
            <w:lang w:val="pt-BR"/>
          </w:rPr>
          <w:t>, e de output a vari</w:t>
        </w:r>
      </w:ins>
      <w:ins w:id="4" w:author="Alisson Steffens Henrique" w:date="2016-12-03T22:07:00Z">
        <w:r w:rsidR="00174FAD">
          <w:rPr>
            <w:lang w:val="pt-BR"/>
          </w:rPr>
          <w:t>ável “</w:t>
        </w:r>
        <w:proofErr w:type="spellStart"/>
        <w:r w:rsidR="00174FAD">
          <w:rPr>
            <w:lang w:val="pt-BR"/>
          </w:rPr>
          <w:t>valeapena</w:t>
        </w:r>
        <w:proofErr w:type="spellEnd"/>
        <w:r w:rsidR="00174FAD">
          <w:rPr>
            <w:lang w:val="pt-BR"/>
          </w:rPr>
          <w:t>”</w:t>
        </w:r>
      </w:ins>
      <w:ins w:id="5" w:author="Augustop Maid" w:date="2016-12-03T14:25:00Z">
        <w:del w:id="6" w:author="Alisson Steffens Henrique" w:date="2016-12-03T22:06:00Z">
          <w:r w:rsidR="0033371A" w:rsidDel="00174FAD">
            <w:rPr>
              <w:lang w:val="pt-BR"/>
            </w:rPr>
            <w:delText>.</w:delText>
          </w:r>
        </w:del>
      </w:ins>
      <w:del w:id="7" w:author="Augustop Maid" w:date="2016-12-03T14:25:00Z">
        <w:r w:rsidDel="0033371A">
          <w:rPr>
            <w:lang w:val="pt-BR"/>
          </w:rPr>
          <w:delText>, ambos REAL do flc. A variável de output também é REAL e seu nome é “valeapena”.</w:delText>
        </w:r>
      </w:del>
    </w:p>
    <w:p w14:paraId="72533EBC" w14:textId="7C669374" w:rsidR="00A04D86" w:rsidDel="0033371A" w:rsidRDefault="00A04D86" w:rsidP="00E97B99">
      <w:pPr>
        <w:pStyle w:val="Text"/>
        <w:rPr>
          <w:del w:id="8" w:author="Augustop Maid" w:date="2016-12-03T14:25:00Z"/>
          <w:lang w:val="pt-BR"/>
        </w:rPr>
      </w:pPr>
      <w:del w:id="9" w:author="Augustop Maid" w:date="2016-12-03T14:25:00Z">
        <w:r w:rsidDel="0033371A">
          <w:rPr>
            <w:lang w:val="pt-BR"/>
          </w:rPr>
          <w:delText>A variável “custo” tem 4 termos, sendo eles “mb” (muito barato), “b” (barato), “c” (caro) e “mc” (muito caro).</w:delText>
        </w:r>
      </w:del>
    </w:p>
    <w:p w14:paraId="0FDC3B0F" w14:textId="539BD824" w:rsidR="00A04D86" w:rsidDel="0033371A" w:rsidRDefault="00A04D86" w:rsidP="00C65997">
      <w:pPr>
        <w:pStyle w:val="Text"/>
        <w:rPr>
          <w:del w:id="10" w:author="Augustop Maid" w:date="2016-12-03T14:16:00Z"/>
          <w:lang w:val="pt-BR"/>
        </w:rPr>
      </w:pPr>
      <w:del w:id="11" w:author="Augustop Maid" w:date="2016-12-03T14:25:00Z">
        <w:r w:rsidDel="0033371A">
          <w:rPr>
            <w:lang w:val="pt-BR"/>
          </w:rPr>
          <w:delText>A variável “eficiência” também conta com 4 termos, sendo eles “livre”, “levementelento”, “lento” e “parado”.</w:delText>
        </w:r>
      </w:del>
      <w:ins w:id="12" w:author="Augustop Maid" w:date="2016-12-03T14:16:00Z">
        <w:r w:rsidR="0033371A">
          <w:rPr>
            <w:color w:val="FF0000"/>
            <w:lang w:val="pt-BR"/>
          </w:rPr>
          <w:t xml:space="preserve"> (</w:t>
        </w:r>
      </w:ins>
      <w:ins w:id="13" w:author="Augustop Maid" w:date="2016-12-03T14:17:00Z">
        <w:r w:rsidR="0033371A">
          <w:rPr>
            <w:color w:val="FF0000"/>
            <w:lang w:val="pt-BR"/>
          </w:rPr>
          <w:t>REFAZER EXPLICAÇÃO</w:t>
        </w:r>
      </w:ins>
      <w:ins w:id="14" w:author="Augustop Maid" w:date="2016-12-03T14:25:00Z">
        <w:r w:rsidR="0033371A">
          <w:rPr>
            <w:color w:val="FF0000"/>
            <w:lang w:val="pt-BR"/>
          </w:rPr>
          <w:t xml:space="preserve"> DAS VARIÁVEIS</w:t>
        </w:r>
      </w:ins>
      <w:ins w:id="15" w:author="Augustop Maid" w:date="2016-12-03T14:16:00Z">
        <w:r w:rsidR="0033371A">
          <w:rPr>
            <w:color w:val="FF0000"/>
            <w:lang w:val="pt-BR"/>
          </w:rPr>
          <w:t>)</w:t>
        </w:r>
      </w:ins>
    </w:p>
    <w:p w14:paraId="2A2CE3DF" w14:textId="45CA3D98" w:rsidR="00A04D86" w:rsidRPr="00B036BE" w:rsidDel="0033371A" w:rsidRDefault="00C65997" w:rsidP="0033371A">
      <w:pPr>
        <w:pStyle w:val="Text"/>
        <w:rPr>
          <w:del w:id="16" w:author="Augustop Maid" w:date="2016-12-03T14:16:00Z"/>
          <w:color w:val="FF0000"/>
          <w:lang w:val="pt-BR"/>
        </w:rPr>
      </w:pPr>
      <w:del w:id="17" w:author="Augustop Maid" w:date="2016-12-03T14:16:00Z">
        <w:r w:rsidRPr="00B036BE" w:rsidDel="0033371A">
          <w:rPr>
            <w:color w:val="FF0000"/>
            <w:lang w:val="pt-BR"/>
          </w:rPr>
          <w:delText>MAIS</w:delText>
        </w:r>
      </w:del>
    </w:p>
    <w:p w14:paraId="3E1CB47C" w14:textId="77777777" w:rsidR="00A04D86" w:rsidRPr="00BC6B62" w:rsidRDefault="00A04D86" w:rsidP="00530ED0">
      <w:pPr>
        <w:pStyle w:val="Text"/>
        <w:ind w:firstLine="0"/>
        <w:rPr>
          <w:lang w:val="pt-BR"/>
        </w:rPr>
      </w:pPr>
    </w:p>
    <w:p w14:paraId="2366501B" w14:textId="2230397B" w:rsidR="00E97B99" w:rsidRPr="0030333A" w:rsidRDefault="00317B3D" w:rsidP="00E97B99">
      <w:pPr>
        <w:pStyle w:val="Ttulo1"/>
        <w:rPr>
          <w:lang w:val="pt-BR"/>
        </w:rPr>
      </w:pPr>
      <w:r w:rsidRPr="0030333A">
        <w:rPr>
          <w:lang w:val="pt-BR"/>
        </w:rPr>
        <w:t>Dados Utilizados</w:t>
      </w:r>
    </w:p>
    <w:p w14:paraId="271BE670" w14:textId="05CE1DFC"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r w:rsidR="00AC51F8">
        <w:rPr>
          <w:lang w:val="pt-BR"/>
        </w:rPr>
        <w:t>os métodos de escolha e captura dos dados utilizados na pesquisa.</w:t>
      </w:r>
    </w:p>
    <w:p w14:paraId="74642D3A" w14:textId="7B7B1D39" w:rsidR="00E97B99" w:rsidRPr="003C62A5" w:rsidRDefault="00AE4F6A" w:rsidP="00E97B99">
      <w:pPr>
        <w:pStyle w:val="Ttulo2"/>
        <w:rPr>
          <w:lang w:val="pt-BR"/>
        </w:rPr>
      </w:pPr>
      <w:r w:rsidRPr="003C62A5">
        <w:rPr>
          <w:lang w:val="pt-BR"/>
        </w:rPr>
        <w:t>Locais Escolhidos</w:t>
      </w:r>
    </w:p>
    <w:p w14:paraId="5C2FF4EC" w14:textId="3BD49F2B" w:rsidR="003C62A5" w:rsidRDefault="003C62A5" w:rsidP="003C62A5">
      <w:pPr>
        <w:pStyle w:val="Text"/>
        <w:rPr>
          <w:lang w:val="pt-BR"/>
        </w:rPr>
      </w:pPr>
      <w:r w:rsidRPr="003C62A5">
        <w:rPr>
          <w:lang w:val="pt-BR"/>
        </w:rPr>
        <w:t xml:space="preserve">O primeiro local selecionado, </w:t>
      </w:r>
      <w:r w:rsidR="00AC51F8">
        <w:rPr>
          <w:lang w:val="pt-BR"/>
        </w:rPr>
        <w:t>e</w:t>
      </w:r>
      <w:r>
        <w:rPr>
          <w:lang w:val="pt-BR"/>
        </w:rPr>
        <w:t xml:space="preserve"> objeto de estudo do projeto, são os bairros Centro </w:t>
      </w:r>
      <w:r w:rsidR="00AC51F8">
        <w:rPr>
          <w:lang w:val="pt-BR"/>
        </w:rPr>
        <w:t>d</w:t>
      </w:r>
      <w:r>
        <w:rPr>
          <w:lang w:val="pt-BR"/>
        </w:rPr>
        <w:t xml:space="preserve">as cidades de Navegantes e Itajaí. </w:t>
      </w:r>
    </w:p>
    <w:p w14:paraId="08370C9D" w14:textId="1E7BB9DC"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 xml:space="preserve">o </w:t>
      </w:r>
      <w:r w:rsidR="00D61540">
        <w:rPr>
          <w:lang w:val="pt-BR"/>
        </w:rPr>
        <w:t>similar, ou seja, que se</w:t>
      </w:r>
      <w:r>
        <w:rPr>
          <w:lang w:val="pt-BR"/>
        </w:rPr>
        <w:t xml:space="preserve"> </w:t>
      </w:r>
      <w:r w:rsidR="00D61540">
        <w:rPr>
          <w:lang w:val="pt-BR"/>
        </w:rPr>
        <w:t>enquadram n</w:t>
      </w:r>
      <w:r>
        <w:rPr>
          <w:lang w:val="pt-BR"/>
        </w:rPr>
        <w:t>o termo “Cidades Gêmeas”</w:t>
      </w:r>
      <w:r w:rsidR="00D61540">
        <w:rPr>
          <w:lang w:val="pt-BR"/>
        </w:rPr>
        <w:t xml:space="preserve"> e que possuem uma divisa fluvial entre as cidades</w:t>
      </w:r>
      <w:r>
        <w:rPr>
          <w:lang w:val="pt-BR"/>
        </w:rPr>
        <w:t>.</w:t>
      </w:r>
    </w:p>
    <w:p w14:paraId="115B34D8" w14:textId="3F5F4BB8" w:rsidR="00F103F8" w:rsidRDefault="00FB67B1" w:rsidP="003C62A5">
      <w:pPr>
        <w:pStyle w:val="Text"/>
        <w:rPr>
          <w:lang w:val="pt-BR"/>
        </w:rPr>
      </w:pPr>
      <w:r w:rsidRPr="001F4C5C">
        <w:rPr>
          <w:noProof/>
          <w:lang w:val="pt-BR" w:eastAsia="pt-BR"/>
        </w:rPr>
        <mc:AlternateContent>
          <mc:Choice Requires="wps">
            <w:drawing>
              <wp:anchor distT="0" distB="0" distL="114300" distR="114300" simplePos="0" relativeHeight="251673600" behindDoc="0" locked="0" layoutInCell="1" allowOverlap="1" wp14:anchorId="0A4442CD" wp14:editId="580F0244">
                <wp:simplePos x="0" y="0"/>
                <wp:positionH relativeFrom="margin">
                  <wp:posOffset>3412490</wp:posOffset>
                </wp:positionH>
                <wp:positionV relativeFrom="margin">
                  <wp:posOffset>6116955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530ED0" w:rsidRDefault="00530ED0" w:rsidP="00155D5C">
                            <w:pPr>
                              <w:pStyle w:val="Textodenotaderodap"/>
                              <w:ind w:firstLine="0"/>
                            </w:pPr>
                            <w:r>
                              <w:rPr>
                                <w:noProof/>
                                <w:lang w:val="pt-BR" w:eastAsia="pt-BR"/>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27" type="#_x0000_t202" style="position:absolute;left:0;text-align:left;margin-left:268.7pt;margin-top:481.6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" stroked="f">
                <v:textbox inset="0,0,0,0">
                  <w:txbxContent>
                    <w:p w14:paraId="7B5737D5" w14:textId="62AC0AD0" w:rsidR="00530ED0" w:rsidRDefault="00530ED0" w:rsidP="00155D5C">
                      <w:pPr>
                        <w:pStyle w:val="Textodenotaderodap"/>
                        <w:ind w:firstLine="0"/>
                      </w:pPr>
                      <w:r>
                        <w:rPr>
                          <w:noProof/>
                          <w:lang w:val="pt-BR" w:eastAsia="pt-BR"/>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F103F8">
        <w:rPr>
          <w:lang w:val="pt-BR"/>
        </w:rPr>
        <w:t>Cidades Gêmeas é um termo utilizado para definir cidades geograficamente vizinhas</w:t>
      </w:r>
      <w:r w:rsidR="00602ECA">
        <w:rPr>
          <w:lang w:val="pt-BR"/>
        </w:rPr>
        <w:t xml:space="preserve"> que possuem um crescimento parecido e tende</w:t>
      </w:r>
      <w:r w:rsidR="00D61540">
        <w:rPr>
          <w:lang w:val="pt-BR"/>
        </w:rPr>
        <w:t>m</w:t>
      </w:r>
      <w:r w:rsidR="00602ECA">
        <w:rPr>
          <w:lang w:val="pt-BR"/>
        </w:rPr>
        <w:t xml:space="preserve"> a</w:t>
      </w:r>
      <w:r w:rsidR="00D61540">
        <w:rPr>
          <w:lang w:val="pt-BR"/>
        </w:rPr>
        <w:t xml:space="preserve"> possuir</w:t>
      </w:r>
      <w:r w:rsidR="00602ECA">
        <w:rPr>
          <w:lang w:val="pt-BR"/>
        </w:rPr>
        <w:t xml:space="preserve"> um</w:t>
      </w:r>
      <w:r w:rsidR="00AC51F8">
        <w:rPr>
          <w:lang w:val="pt-BR"/>
        </w:rPr>
        <w:t>a grande</w:t>
      </w:r>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 pontes </w:t>
      </w:r>
      <w:r w:rsidR="00D61540">
        <w:rPr>
          <w:lang w:val="pt-BR"/>
        </w:rPr>
        <w:t>d</w:t>
      </w:r>
      <w:r w:rsidR="00602ECA">
        <w:rPr>
          <w:lang w:val="pt-BR"/>
        </w:rPr>
        <w:t>e</w:t>
      </w:r>
      <w:r w:rsidR="00D61540">
        <w:rPr>
          <w:lang w:val="pt-BR"/>
        </w:rPr>
        <w:t xml:space="preserve"> ligação entre as cidades</w:t>
      </w:r>
      <w:r w:rsidR="00602ECA">
        <w:rPr>
          <w:lang w:val="pt-BR"/>
        </w:rPr>
        <w:t>.</w:t>
      </w:r>
    </w:p>
    <w:p w14:paraId="6081B3C3" w14:textId="3D95EB93" w:rsidR="00602ECA" w:rsidRDefault="00D61540" w:rsidP="003C62A5">
      <w:pPr>
        <w:pStyle w:val="Text"/>
        <w:rPr>
          <w:lang w:val="pt-BR"/>
        </w:rPr>
      </w:pPr>
      <w:r>
        <w:rPr>
          <w:lang w:val="pt-BR"/>
        </w:rPr>
        <w:t>Levando em consideração essas características</w:t>
      </w:r>
      <w:r w:rsidR="0081033C">
        <w:rPr>
          <w:lang w:val="pt-BR"/>
        </w:rPr>
        <w:t>, foram definidos como pontos de comparação as cidades gêmeas de São José e Florianópolis, pela proximidade com a região de Itajaí; e as cidades de Boston e Cambridge, pela familiaridade de membros do projeto com o local e para ter um ponto de referência internacional.</w:t>
      </w:r>
    </w:p>
    <w:p w14:paraId="25E41DB5" w14:textId="485C318D"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 xml:space="preserve">Os dados foram recolhidos a partir da ferramenta do Google chamada </w:t>
      </w:r>
      <w:proofErr w:type="spellStart"/>
      <w:r>
        <w:rPr>
          <w:lang w:val="pt-BR"/>
        </w:rPr>
        <w:t>GoogleMaps</w:t>
      </w:r>
      <w:proofErr w:type="spellEnd"/>
      <w:r>
        <w:rPr>
          <w:lang w:val="pt-BR"/>
        </w:rPr>
        <w:t>.</w:t>
      </w:r>
    </w:p>
    <w:p w14:paraId="530816BE" w14:textId="4E7FDA87" w:rsidR="00091F0B" w:rsidRDefault="00091F0B" w:rsidP="00BC0CFC">
      <w:pPr>
        <w:ind w:firstLine="202"/>
        <w:jc w:val="both"/>
        <w:rPr>
          <w:lang w:val="pt-BR"/>
        </w:rPr>
      </w:pPr>
      <w:r>
        <w:rPr>
          <w:lang w:val="pt-BR"/>
        </w:rPr>
        <w:t>A ferramenta permite verificar o trânsito de qualquer rota deseja</w:t>
      </w:r>
      <w:r w:rsidR="000C7304">
        <w:rPr>
          <w:lang w:val="pt-BR"/>
        </w:rPr>
        <w:t>da</w:t>
      </w:r>
      <w:r>
        <w:rPr>
          <w:lang w:val="pt-BR"/>
        </w:rPr>
        <w:t xml:space="preserve"> em tempo real, como também verificar o trânsito típico durante a semana em um horário específico.</w:t>
      </w:r>
    </w:p>
    <w:p w14:paraId="2254B12B" w14:textId="7FCF90CB" w:rsidR="00091F0B" w:rsidRDefault="006A111A" w:rsidP="00BC0CFC">
      <w:pPr>
        <w:ind w:firstLine="202"/>
        <w:jc w:val="both"/>
        <w:rPr>
          <w:lang w:val="pt-BR"/>
        </w:rPr>
      </w:pPr>
      <w:r>
        <w:rPr>
          <w:lang w:val="pt-BR"/>
        </w:rPr>
        <w:t>Decidiu-se</w:t>
      </w:r>
      <w:r w:rsidR="00091F0B">
        <w:rPr>
          <w:lang w:val="pt-BR"/>
        </w:rPr>
        <w:t xml:space="preserve"> </w:t>
      </w:r>
      <w:r>
        <w:rPr>
          <w:lang w:val="pt-BR"/>
        </w:rPr>
        <w:t xml:space="preserve">não </w:t>
      </w:r>
      <w:r w:rsidR="00091F0B">
        <w:rPr>
          <w:lang w:val="pt-BR"/>
        </w:rPr>
        <w:t xml:space="preserve">verificar o trânsito típico, </w:t>
      </w:r>
      <w:r>
        <w:rPr>
          <w:lang w:val="pt-BR"/>
        </w:rPr>
        <w:t xml:space="preserve">mas sim </w:t>
      </w:r>
      <w:r w:rsidR="00091F0B">
        <w:rPr>
          <w:lang w:val="pt-BR"/>
        </w:rPr>
        <w:t>escolh</w:t>
      </w:r>
      <w:r>
        <w:rPr>
          <w:lang w:val="pt-BR"/>
        </w:rPr>
        <w:t>er</w:t>
      </w:r>
      <w:r w:rsidR="00091F0B">
        <w:rPr>
          <w:lang w:val="pt-BR"/>
        </w:rPr>
        <w:t xml:space="preserve"> um horário específico, pois ao sele</w:t>
      </w:r>
      <w:r w:rsidR="00BC0CFC">
        <w:rPr>
          <w:lang w:val="pt-BR"/>
        </w:rPr>
        <w:t xml:space="preserve">cionar uma rota no </w:t>
      </w:r>
      <w:proofErr w:type="spellStart"/>
      <w:r w:rsidR="00BC0CFC">
        <w:rPr>
          <w:lang w:val="pt-BR"/>
        </w:rPr>
        <w:t>googlemaps</w:t>
      </w:r>
      <w:proofErr w:type="spellEnd"/>
      <w:r w:rsidR="00BC0CFC">
        <w:rPr>
          <w:lang w:val="pt-BR"/>
        </w:rPr>
        <w:t xml:space="preserve">, </w:t>
      </w:r>
      <w:r w:rsidR="005D54D3">
        <w:rPr>
          <w:lang w:val="pt-BR"/>
        </w:rPr>
        <w:t xml:space="preserve">os gráficos de </w:t>
      </w:r>
      <w:r w:rsidR="00091F0B">
        <w:rPr>
          <w:lang w:val="pt-BR"/>
        </w:rPr>
        <w:t>transito atual se sobrepunha</w:t>
      </w:r>
      <w:r w:rsidR="005D54D3">
        <w:rPr>
          <w:lang w:val="pt-BR"/>
        </w:rPr>
        <w:t>m</w:t>
      </w:r>
      <w:r w:rsidR="00091F0B">
        <w:rPr>
          <w:lang w:val="pt-BR"/>
        </w:rPr>
        <w:t xml:space="preserve"> </w:t>
      </w:r>
      <w:r>
        <w:rPr>
          <w:lang w:val="pt-BR"/>
        </w:rPr>
        <w:t>a</w:t>
      </w:r>
      <w:r w:rsidR="00091F0B">
        <w:rPr>
          <w:lang w:val="pt-BR"/>
        </w:rPr>
        <w:t xml:space="preserve">o </w:t>
      </w:r>
      <w:r w:rsidR="005D54D3">
        <w:rPr>
          <w:lang w:val="pt-BR"/>
        </w:rPr>
        <w:t>d</w:t>
      </w:r>
      <w:r>
        <w:rPr>
          <w:lang w:val="pt-BR"/>
        </w:rPr>
        <w:t>o</w:t>
      </w:r>
      <w:r w:rsidR="005D54D3">
        <w:rPr>
          <w:lang w:val="pt-BR"/>
        </w:rPr>
        <w:t xml:space="preserve"> </w:t>
      </w:r>
      <w:r w:rsidR="00091F0B">
        <w:rPr>
          <w:lang w:val="pt-BR"/>
        </w:rPr>
        <w:t xml:space="preserve">transito típico, o que </w:t>
      </w:r>
      <w:r w:rsidR="0081033C">
        <w:rPr>
          <w:lang w:val="pt-BR"/>
        </w:rPr>
        <w:t>dificulta a determinaç</w:t>
      </w:r>
      <w:r>
        <w:rPr>
          <w:lang w:val="pt-BR"/>
        </w:rPr>
        <w:t xml:space="preserve">ão do dados </w:t>
      </w:r>
      <w:r w:rsidR="0081033C">
        <w:rPr>
          <w:lang w:val="pt-BR"/>
        </w:rPr>
        <w:t>do trajeto</w:t>
      </w:r>
      <w:r w:rsidR="00091F0B">
        <w:rPr>
          <w:lang w:val="pt-BR"/>
        </w:rPr>
        <w:t>.</w:t>
      </w:r>
    </w:p>
    <w:p w14:paraId="30687DD4" w14:textId="6977192A" w:rsidR="00AE4F6A" w:rsidRDefault="00091F0B" w:rsidP="00BC0CFC">
      <w:pPr>
        <w:ind w:firstLine="202"/>
        <w:jc w:val="both"/>
        <w:rPr>
          <w:lang w:val="pt-BR"/>
        </w:rPr>
      </w:pPr>
      <w:r>
        <w:rPr>
          <w:lang w:val="pt-BR"/>
        </w:rPr>
        <w:t>Uma vez escolhido</w:t>
      </w:r>
      <w:r w:rsidR="000C7304">
        <w:rPr>
          <w:lang w:val="pt-BR"/>
        </w:rPr>
        <w:t xml:space="preserve"> o método</w:t>
      </w:r>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r w:rsidR="0081033C">
        <w:rPr>
          <w:lang w:val="pt-BR"/>
        </w:rPr>
        <w:t>Buscou-se</w:t>
      </w:r>
      <w:r w:rsidR="000C7304">
        <w:rPr>
          <w:lang w:val="pt-BR"/>
        </w:rPr>
        <w:t xml:space="preserve"> </w:t>
      </w:r>
      <w:r w:rsidR="00160087">
        <w:rPr>
          <w:lang w:val="pt-BR"/>
        </w:rPr>
        <w:t xml:space="preserve">um horário em que as cidades estivessem em um horário de pico, ou seja, quando o trânsito estivesse mais lento </w:t>
      </w:r>
      <w:r w:rsidR="006A111A">
        <w:rPr>
          <w:lang w:val="pt-BR"/>
        </w:rPr>
        <w:t xml:space="preserve">do que </w:t>
      </w:r>
      <w:r w:rsidR="00160087">
        <w:rPr>
          <w:lang w:val="pt-BR"/>
        </w:rPr>
        <w:t xml:space="preserve">normalmente, </w:t>
      </w:r>
      <w:r w:rsidR="0081033C">
        <w:rPr>
          <w:lang w:val="pt-BR"/>
        </w:rPr>
        <w:t xml:space="preserve">sendo portanto </w:t>
      </w:r>
      <w:r w:rsidR="00160087">
        <w:rPr>
          <w:lang w:val="pt-BR"/>
        </w:rPr>
        <w:t>utiliza</w:t>
      </w:r>
      <w:r w:rsidR="0081033C">
        <w:rPr>
          <w:lang w:val="pt-BR"/>
        </w:rPr>
        <w:t>do</w:t>
      </w:r>
      <w:r w:rsidR="00160087">
        <w:rPr>
          <w:lang w:val="pt-BR"/>
        </w:rPr>
        <w:t xml:space="preserve"> o horário d</w:t>
      </w:r>
      <w:r w:rsidR="0081033C">
        <w:rPr>
          <w:lang w:val="pt-BR"/>
        </w:rPr>
        <w:t>as</w:t>
      </w:r>
      <w:r w:rsidR="00160087">
        <w:rPr>
          <w:lang w:val="pt-BR"/>
        </w:rPr>
        <w:t xml:space="preserve"> </w:t>
      </w:r>
      <w:r w:rsidR="00990DC5">
        <w:rPr>
          <w:lang w:val="pt-BR"/>
        </w:rPr>
        <w:t>18h</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6F8C7CC3" w14:textId="3C8B48DC" w:rsidR="001B7F30" w:rsidRDefault="00857AF8" w:rsidP="00BC0CFC">
      <w:pPr>
        <w:ind w:firstLine="202"/>
        <w:jc w:val="both"/>
        <w:rPr>
          <w:lang w:val="pt-BR"/>
        </w:rPr>
      </w:pPr>
      <w:r>
        <w:rPr>
          <w:lang w:val="pt-BR"/>
        </w:rPr>
        <w:t>Inicialmente o</w:t>
      </w:r>
      <w:r w:rsidR="0081033C">
        <w:rPr>
          <w:lang w:val="pt-BR"/>
        </w:rPr>
        <w:t>s dados das amostras foram coletados por volt</w:t>
      </w:r>
      <w:r>
        <w:rPr>
          <w:lang w:val="pt-BR"/>
        </w:rPr>
        <w:t>a das 18h do dia 30/11/2016</w:t>
      </w:r>
      <w:r w:rsidR="0081033C">
        <w:rPr>
          <w:lang w:val="pt-BR"/>
        </w:rPr>
        <w:t xml:space="preserve">, </w:t>
      </w:r>
      <w:r>
        <w:rPr>
          <w:lang w:val="pt-BR"/>
        </w:rPr>
        <w:t xml:space="preserve">porém houve a necessidade de refazer a coleta nas </w:t>
      </w:r>
      <w:r w:rsidR="0081033C">
        <w:rPr>
          <w:lang w:val="pt-BR"/>
        </w:rPr>
        <w:t>21h</w:t>
      </w:r>
      <w:r>
        <w:rPr>
          <w:lang w:val="pt-BR"/>
        </w:rPr>
        <w:t xml:space="preserve"> (18h no horário EST)</w:t>
      </w:r>
      <w:r w:rsidR="0081033C">
        <w:rPr>
          <w:lang w:val="pt-BR"/>
        </w:rPr>
        <w:t xml:space="preserve"> do dia 02/12/2016 para Boston e Cambridge </w:t>
      </w:r>
      <w:r w:rsidR="006A111A">
        <w:rPr>
          <w:lang w:val="pt-BR"/>
        </w:rPr>
        <w:t>para</w:t>
      </w:r>
      <w:r w:rsidR="0081033C">
        <w:rPr>
          <w:lang w:val="pt-BR"/>
        </w:rPr>
        <w:t xml:space="preserve"> corrigir os dados </w:t>
      </w:r>
      <w:r w:rsidR="00BC1C63">
        <w:rPr>
          <w:lang w:val="pt-BR"/>
        </w:rPr>
        <w:t>por causa do</w:t>
      </w:r>
      <w:r>
        <w:rPr>
          <w:lang w:val="pt-BR"/>
        </w:rPr>
        <w:t xml:space="preserve"> fuso horário diferente.</w:t>
      </w:r>
      <w:r w:rsidR="00D671DD" w:rsidRPr="001F4C5C">
        <w:rPr>
          <w:noProof/>
          <w:lang w:val="pt-BR" w:eastAsia="pt-BR"/>
        </w:rPr>
        <mc:AlternateContent>
          <mc:Choice Requires="wps">
            <w:drawing>
              <wp:anchor distT="0" distB="0" distL="114300" distR="114300" simplePos="0" relativeHeight="251671552" behindDoc="0" locked="0" layoutInCell="1" allowOverlap="1" wp14:anchorId="3B478CAE" wp14:editId="5A999AC8">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530ED0" w:rsidRDefault="00530ED0"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2">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78CAE" id="_x0000_s1028"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UC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h8&#10;ktdWs0cQhtVAG1AMzwkYrbZfMOqhNWvsPu+J5RjJNwrEFfp4MuxkbCeDKApHa+wxGs0bP/b73lix&#10;awF5lK/SVyDARkRpBKWOURxlC+0Wczg+DaGfn86j148HbP0d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ltPFAn0C&#10;AAAIBQAADgAAAAAAAAAAAAAAAAAuAgAAZHJzL2Uyb0RvYy54bWxQSwECLQAUAAYACAAAACEA48mH&#10;z+EAAAALAQAADwAAAAAAAAAAAAAAAADXBAAAZHJzL2Rvd25yZXYueG1sUEsFBgAAAAAEAAQA8wAA&#10;AOUFAAAAAA==&#10;" stroked="f">
                <v:textbox inset="0,0,0,0">
                  <w:txbxContent>
                    <w:p w14:paraId="7FF6452A" w14:textId="1223E94D" w:rsidR="00530ED0" w:rsidRDefault="00530ED0"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2">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v:textbox>
                <w10:wrap type="square" anchorx="margin" anchory="margin"/>
              </v:shape>
            </w:pict>
          </mc:Fallback>
        </mc:AlternateContent>
      </w:r>
    </w:p>
    <w:p w14:paraId="32A73092" w14:textId="4CB51954" w:rsidR="00317B3D" w:rsidRDefault="00FB67B1" w:rsidP="00BC0CFC">
      <w:pPr>
        <w:pStyle w:val="Ttulo2"/>
        <w:jc w:val="both"/>
        <w:rPr>
          <w:lang w:val="pt-BR"/>
        </w:rPr>
      </w:pPr>
      <w:r w:rsidRPr="001F4C5C">
        <w:rPr>
          <w:noProof/>
          <w:lang w:val="pt-BR" w:eastAsia="pt-BR"/>
        </w:rPr>
        <mc:AlternateContent>
          <mc:Choice Requires="wps">
            <w:drawing>
              <wp:anchor distT="0" distB="0" distL="114300" distR="114300" simplePos="0" relativeHeight="251681792" behindDoc="0" locked="0" layoutInCell="1" allowOverlap="1" wp14:anchorId="5E21A37E" wp14:editId="51D3E0BE">
                <wp:simplePos x="0" y="0"/>
                <wp:positionH relativeFrom="margin">
                  <wp:posOffset>3432175</wp:posOffset>
                </wp:positionH>
                <wp:positionV relativeFrom="margin">
                  <wp:posOffset>-57785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530ED0" w:rsidRDefault="00530ED0"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A37E" id="_x0000_s1029" type="#_x0000_t202" style="position:absolute;left:0;text-align:left;margin-left:270.25pt;margin-top:-4.5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" stroked="f">
                <v:textbox inset="0,0,0,0">
                  <w:txbxContent>
                    <w:p w14:paraId="0B9078C3" w14:textId="7AAD8799" w:rsidR="00530ED0" w:rsidRDefault="00530ED0"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317B3D" w:rsidRPr="00317B3D">
        <w:rPr>
          <w:lang w:val="pt-BR"/>
        </w:rPr>
        <w:t>Método de Seleção de Dados de Custo</w:t>
      </w:r>
    </w:p>
    <w:p w14:paraId="20B8FC8D" w14:textId="31273D8C" w:rsidR="00317B3D" w:rsidRDefault="00922F96" w:rsidP="00BC0CFC">
      <w:pPr>
        <w:ind w:firstLine="202"/>
        <w:jc w:val="both"/>
        <w:rPr>
          <w:lang w:val="pt-BR"/>
        </w:rPr>
      </w:pPr>
      <w:r>
        <w:rPr>
          <w:lang w:val="pt-BR"/>
        </w:rPr>
        <w:t>Para o cálculo de gasto médio das vias, foi utilizado como base o carro mais vendido de 2016 segundo o site da revista quatro rodas</w:t>
      </w:r>
      <w:r w:rsidR="00A04D86">
        <w:rPr>
          <w:lang w:val="pt-BR"/>
        </w:rPr>
        <w:t>, o</w:t>
      </w:r>
      <w:r>
        <w:rPr>
          <w:lang w:val="pt-BR"/>
        </w:rPr>
        <w:t xml:space="preserve"> Chevrolet </w:t>
      </w:r>
      <w:proofErr w:type="spellStart"/>
      <w:r>
        <w:rPr>
          <w:lang w:val="pt-BR"/>
        </w:rPr>
        <w:t>Onix</w:t>
      </w:r>
      <w:proofErr w:type="spellEnd"/>
      <w:r>
        <w:rPr>
          <w:lang w:val="pt-BR"/>
        </w:rPr>
        <w:t>.</w:t>
      </w:r>
      <w:r w:rsidR="00857AF8">
        <w:rPr>
          <w:lang w:val="pt-BR"/>
        </w:rPr>
        <w:t xml:space="preserve"> (LEMBRAR DAS REFERÊNCIAS)</w:t>
      </w:r>
      <w:r w:rsidR="001A154B" w:rsidRPr="001A154B">
        <w:rPr>
          <w:noProof/>
          <w:lang w:val="pt-BR" w:eastAsia="ja-JP"/>
        </w:rPr>
        <w:t xml:space="preserve"> </w:t>
      </w:r>
    </w:p>
    <w:p w14:paraId="72E318FC" w14:textId="1D8DF220" w:rsidR="00922F96" w:rsidRDefault="00857AF8" w:rsidP="00BC0CFC">
      <w:pPr>
        <w:ind w:firstLine="202"/>
        <w:jc w:val="both"/>
        <w:rPr>
          <w:lang w:val="pt-BR"/>
        </w:rPr>
      </w:pPr>
      <w:r>
        <w:rPr>
          <w:lang w:val="pt-BR"/>
        </w:rPr>
        <w:t>Foi utilizada na</w:t>
      </w:r>
      <w:r w:rsidR="00922F96">
        <w:rPr>
          <w:lang w:val="pt-BR"/>
        </w:rPr>
        <w:t xml:space="preserve"> simulação </w:t>
      </w:r>
      <w:r>
        <w:rPr>
          <w:lang w:val="pt-BR"/>
        </w:rPr>
        <w:t>como</w:t>
      </w:r>
      <w:r w:rsidR="00922F96">
        <w:rPr>
          <w:lang w:val="pt-BR"/>
        </w:rPr>
        <w:t xml:space="preserve"> </w:t>
      </w:r>
      <w:r>
        <w:rPr>
          <w:lang w:val="pt-BR"/>
        </w:rPr>
        <w:t xml:space="preserve">parâmetro as especificações de consumo do modelo </w:t>
      </w:r>
      <w:r w:rsidR="00922F96">
        <w:rPr>
          <w:lang w:val="pt-BR"/>
        </w:rPr>
        <w:t xml:space="preserve">Chevrolet </w:t>
      </w:r>
      <w:proofErr w:type="spellStart"/>
      <w:r w:rsidR="00922F96">
        <w:rPr>
          <w:lang w:val="pt-BR"/>
        </w:rPr>
        <w:t>Onix</w:t>
      </w:r>
      <w:proofErr w:type="spellEnd"/>
      <w:r w:rsidR="00922F96">
        <w:rPr>
          <w:lang w:val="pt-BR"/>
        </w:rPr>
        <w:t xml:space="preserve"> 1.4 LT e LTZ, com câmbio automático de 6 velocidades</w:t>
      </w:r>
      <w:r w:rsidR="00D43FE6">
        <w:rPr>
          <w:lang w:val="pt-BR"/>
        </w:rPr>
        <w:t>. O custo de gasolina deste carro é de 11,7 km/l na cidade e 13,9 km/l na estrada</w:t>
      </w:r>
      <w:r>
        <w:rPr>
          <w:lang w:val="pt-BR"/>
        </w:rPr>
        <w:t>.(REFERÊNCIA)</w:t>
      </w:r>
    </w:p>
    <w:p w14:paraId="345BF0F4" w14:textId="2C09271E" w:rsidR="00D43FE6" w:rsidRDefault="00FB67B1" w:rsidP="00857AF8">
      <w:pPr>
        <w:ind w:firstLine="202"/>
        <w:jc w:val="both"/>
        <w:rPr>
          <w:lang w:val="pt-BR"/>
        </w:rPr>
      </w:pPr>
      <w:r w:rsidRPr="001F4C5C">
        <w:rPr>
          <w:noProof/>
          <w:lang w:val="pt-BR" w:eastAsia="pt-BR"/>
        </w:rPr>
        <w:lastRenderedPageBreak/>
        <mc:AlternateContent>
          <mc:Choice Requires="wps">
            <w:drawing>
              <wp:anchor distT="0" distB="0" distL="114300" distR="114300" simplePos="0" relativeHeight="251675648" behindDoc="0" locked="0" layoutInCell="1" allowOverlap="1" wp14:anchorId="370431E0" wp14:editId="2BCAF6E2">
                <wp:simplePos x="0" y="0"/>
                <wp:positionH relativeFrom="margin">
                  <wp:posOffset>-137795</wp:posOffset>
                </wp:positionH>
                <wp:positionV relativeFrom="margin">
                  <wp:posOffset>2204720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530ED0" w:rsidRDefault="00530ED0"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4">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530ED0" w:rsidRPr="00F2348A" w:rsidRDefault="00530ED0"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431E0" id="_x0000_s1030" type="#_x0000_t202" style="position:absolute;left:0;text-align:left;margin-left:-10.85pt;margin-top:173.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" stroked="f">
                <v:textbox inset="0,0,0,0">
                  <w:txbxContent>
                    <w:p w14:paraId="2437FCE2" w14:textId="31B48826" w:rsidR="00530ED0" w:rsidRDefault="00530ED0"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4">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530ED0" w:rsidRPr="00F2348A" w:rsidRDefault="00530ED0" w:rsidP="00930EE0">
                      <w:pPr>
                        <w:pStyle w:val="Textodenotaderodap"/>
                        <w:ind w:firstLine="0"/>
                        <w:rPr>
                          <w:lang w:val="pt-BR"/>
                        </w:rPr>
                      </w:pPr>
                    </w:p>
                  </w:txbxContent>
                </v:textbox>
                <w10:wrap type="square" anchorx="margin" anchory="margin"/>
              </v:shape>
            </w:pict>
          </mc:Fallback>
        </mc:AlternateContent>
      </w:r>
      <w:r w:rsidR="00D43FE6">
        <w:rPr>
          <w:lang w:val="pt-BR"/>
        </w:rPr>
        <w:t xml:space="preserve">O preço da gasolina foi </w:t>
      </w:r>
      <w:r w:rsidR="00857AF8">
        <w:rPr>
          <w:lang w:val="pt-BR"/>
        </w:rPr>
        <w:t>considerado como</w:t>
      </w:r>
      <w:r w:rsidR="00D43FE6">
        <w:rPr>
          <w:lang w:val="pt-BR"/>
        </w:rPr>
        <w:t xml:space="preserve"> R$ 3,3</w:t>
      </w:r>
      <w:r w:rsidR="00A04D86">
        <w:rPr>
          <w:lang w:val="pt-BR"/>
        </w:rPr>
        <w:t>0</w:t>
      </w:r>
      <w:r w:rsidR="00D43FE6">
        <w:rPr>
          <w:lang w:val="pt-BR"/>
        </w:rPr>
        <w:t xml:space="preserve"> o litro, que é o preço atual da gasolina em Itajaí</w:t>
      </w:r>
      <w:r w:rsidR="00857AF8">
        <w:rPr>
          <w:lang w:val="pt-BR"/>
        </w:rPr>
        <w:t>(REFERÊNCIA) Houve a necessidade de considera</w:t>
      </w:r>
      <w:r w:rsidR="008E46A8">
        <w:rPr>
          <w:lang w:val="pt-BR"/>
        </w:rPr>
        <w:t xml:space="preserve">r no trajeto entre Itajaí e </w:t>
      </w:r>
      <w:proofErr w:type="spellStart"/>
      <w:r w:rsidR="008E46A8">
        <w:rPr>
          <w:lang w:val="pt-BR"/>
        </w:rPr>
        <w:t>Nave</w:t>
      </w:r>
      <w:r w:rsidR="00857AF8">
        <w:rPr>
          <w:lang w:val="pt-BR"/>
        </w:rPr>
        <w:t>g</w:t>
      </w:r>
      <w:r w:rsidR="008E46A8">
        <w:rPr>
          <w:lang w:val="pt-BR"/>
        </w:rPr>
        <w:t>a</w:t>
      </w:r>
      <w:r w:rsidR="00857AF8">
        <w:rPr>
          <w:lang w:val="pt-BR"/>
        </w:rPr>
        <w:t>ntos</w:t>
      </w:r>
      <w:proofErr w:type="spellEnd"/>
      <w:r w:rsidR="00857AF8">
        <w:rPr>
          <w:lang w:val="pt-BR"/>
        </w:rPr>
        <w:t xml:space="preserve"> o custo de transporte da balsa, que</w:t>
      </w:r>
      <w:r w:rsidR="00581B31">
        <w:rPr>
          <w:lang w:val="pt-BR"/>
        </w:rPr>
        <w:t xml:space="preserve"> é de </w:t>
      </w:r>
      <w:r w:rsidR="00A04D86">
        <w:rPr>
          <w:lang w:val="pt-BR"/>
        </w:rPr>
        <w:t xml:space="preserve">R$ </w:t>
      </w:r>
      <w:r w:rsidR="00581B31">
        <w:rPr>
          <w:lang w:val="pt-BR"/>
        </w:rPr>
        <w:t>8,75</w:t>
      </w:r>
      <w:r w:rsidR="00857AF8">
        <w:rPr>
          <w:lang w:val="pt-BR"/>
        </w:rPr>
        <w:t>.(REFERÊNCIA)</w:t>
      </w:r>
    </w:p>
    <w:p w14:paraId="67A54C97" w14:textId="262FDA67" w:rsidR="00857AF8" w:rsidRDefault="00771624" w:rsidP="00857AF8">
      <w:pPr>
        <w:ind w:firstLine="202"/>
        <w:jc w:val="both"/>
        <w:rPr>
          <w:lang w:val="pt-BR"/>
        </w:rPr>
      </w:pPr>
      <w:r>
        <w:rPr>
          <w:lang w:val="pt-BR"/>
        </w:rPr>
        <w:t>Os cálculos para descobrir os parâmetros de gasto, foram</w:t>
      </w:r>
      <w:r w:rsidR="00857AF8">
        <w:rPr>
          <w:lang w:val="pt-BR"/>
        </w:rPr>
        <w:t xml:space="preserve"> através de duas contas: </w:t>
      </w:r>
      <w:r w:rsidR="00857AF8" w:rsidRPr="001F4C5C">
        <w:rPr>
          <w:noProof/>
          <w:lang w:val="pt-BR" w:eastAsia="pt-BR"/>
        </w:rPr>
        <mc:AlternateContent>
          <mc:Choice Requires="wps">
            <w:drawing>
              <wp:anchor distT="0" distB="0" distL="114300" distR="114300" simplePos="0" relativeHeight="251683840" behindDoc="0" locked="0" layoutInCell="1" allowOverlap="1" wp14:anchorId="4B781BCA" wp14:editId="59CEF38A">
                <wp:simplePos x="0" y="0"/>
                <wp:positionH relativeFrom="margin">
                  <wp:posOffset>-109855</wp:posOffset>
                </wp:positionH>
                <wp:positionV relativeFrom="margin">
                  <wp:posOffset>4598670</wp:posOffset>
                </wp:positionV>
                <wp:extent cx="3009900" cy="2276475"/>
                <wp:effectExtent l="0" t="0" r="0" b="9525"/>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E7A9E" w14:textId="77777777" w:rsidR="00530ED0" w:rsidRDefault="00530ED0" w:rsidP="00857AF8">
                            <w:pPr>
                              <w:pStyle w:val="Textodenotaderodap"/>
                              <w:ind w:firstLine="0"/>
                            </w:pPr>
                            <w:r>
                              <w:rPr>
                                <w:noProof/>
                                <w:lang w:val="pt-BR" w:eastAsia="pt-BR"/>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5">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81BCA" id="_x0000_s1031" type="#_x0000_t202" style="position:absolute;left:0;text-align:left;margin-left:-8.65pt;margin-top:362.1pt;width:237pt;height:17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" stroked="f">
                <v:textbox inset="0,0,0,0">
                  <w:txbxContent>
                    <w:p w14:paraId="76BE7A9E" w14:textId="77777777" w:rsidR="00530ED0" w:rsidRDefault="00530ED0" w:rsidP="00857AF8">
                      <w:pPr>
                        <w:pStyle w:val="Textodenotaderodap"/>
                        <w:ind w:firstLine="0"/>
                      </w:pPr>
                      <w:r>
                        <w:rPr>
                          <w:noProof/>
                          <w:lang w:val="pt-BR" w:eastAsia="pt-BR"/>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5">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57AF8">
        <w:rPr>
          <w:lang w:val="pt-BR"/>
        </w:rPr>
        <w:t xml:space="preserve">a primeira calcula quantos litros de gasolina foram gastados no trajeto e a segunda quanto custaria a </w:t>
      </w:r>
      <w:r w:rsidR="002119AE">
        <w:rPr>
          <w:lang w:val="pt-BR"/>
        </w:rPr>
        <w:t>compra dos litros</w:t>
      </w:r>
      <w:r w:rsidR="00857AF8">
        <w:rPr>
          <w:lang w:val="pt-BR"/>
        </w:rPr>
        <w:t xml:space="preserve"> utilizada no trajeto co</w:t>
      </w:r>
      <w:r w:rsidR="00D06E43">
        <w:rPr>
          <w:lang w:val="pt-BR"/>
        </w:rPr>
        <w:t>m base no preço atual da cidade de</w:t>
      </w:r>
      <w:r w:rsidR="00857AF8">
        <w:rPr>
          <w:lang w:val="pt-BR"/>
        </w:rPr>
        <w:t xml:space="preserve"> Itajaí.</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w:t>
      </w:r>
      <w:proofErr w:type="spellStart"/>
      <w:r w:rsidRPr="00CB7AB2">
        <w:rPr>
          <w:b/>
          <w:lang w:val="pt-BR"/>
        </w:rPr>
        <w:t>boat</w:t>
      </w:r>
      <w:proofErr w:type="spellEnd"/>
    </w:p>
    <w:p w14:paraId="0594EBA8" w14:textId="38BFDA5C" w:rsidR="00CB7AB2" w:rsidRPr="00CB7AB2" w:rsidRDefault="00CB7AB2" w:rsidP="00BC0CFC">
      <w:pPr>
        <w:ind w:firstLine="202"/>
        <w:jc w:val="both"/>
        <w:rPr>
          <w:b/>
          <w:lang w:val="pt-BR"/>
        </w:rPr>
      </w:pPr>
    </w:p>
    <w:p w14:paraId="0C8FC7F2" w14:textId="0737FD6C" w:rsid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1E0D5A7A" w:rsid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0154AE66" w:rsidR="00CB7AB2" w:rsidRDefault="00FB67B1" w:rsidP="00BC0CFC">
      <w:pPr>
        <w:ind w:firstLine="202"/>
        <w:jc w:val="both"/>
        <w:rPr>
          <w:lang w:val="pt-BR"/>
        </w:rPr>
      </w:pPr>
      <w:r w:rsidRPr="001F4C5C">
        <w:rPr>
          <w:noProof/>
          <w:lang w:val="pt-BR" w:eastAsia="pt-BR"/>
        </w:rPr>
        <mc:AlternateContent>
          <mc:Choice Requires="wps">
            <w:drawing>
              <wp:anchor distT="0" distB="0" distL="114300" distR="114300" simplePos="0" relativeHeight="251677696" behindDoc="0" locked="0" layoutInCell="1" allowOverlap="1" wp14:anchorId="51CFFEED" wp14:editId="28B33BC0">
                <wp:simplePos x="0" y="0"/>
                <wp:positionH relativeFrom="margin">
                  <wp:posOffset>-110490</wp:posOffset>
                </wp:positionH>
                <wp:positionV relativeFrom="margin">
                  <wp:posOffset>6985635</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530ED0" w:rsidRDefault="00530ED0" w:rsidP="001A154B">
                            <w:pPr>
                              <w:pStyle w:val="Textodenotaderodap"/>
                              <w:ind w:firstLine="0"/>
                            </w:pPr>
                            <w:r>
                              <w:rPr>
                                <w:noProof/>
                                <w:lang w:val="pt-BR" w:eastAsia="pt-BR"/>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6">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FEED" id="_x0000_s1032" type="#_x0000_t202" style="position:absolute;left:0;text-align:left;margin-left:-8.7pt;margin-top:550.05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DyfQ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" stroked="f">
                <v:textbox inset="0,0,0,0">
                  <w:txbxContent>
                    <w:p w14:paraId="145ADFBA" w14:textId="45E69598" w:rsidR="00530ED0" w:rsidRDefault="00530ED0" w:rsidP="001A154B">
                      <w:pPr>
                        <w:pStyle w:val="Textodenotaderodap"/>
                        <w:ind w:firstLine="0"/>
                      </w:pPr>
                      <w:r>
                        <w:rPr>
                          <w:noProof/>
                          <w:lang w:val="pt-BR" w:eastAsia="pt-BR"/>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6">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728ACE6" w14:textId="0745393C" w:rsidR="00CB7AB2" w:rsidRP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F114F2"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1B69F3A7" w:rsidR="00FB6299" w:rsidRDefault="00FB6299" w:rsidP="00BC0CFC">
      <w:pPr>
        <w:ind w:firstLine="202"/>
        <w:jc w:val="both"/>
        <w:rPr>
          <w:lang w:val="pt-BR"/>
        </w:rPr>
      </w:pPr>
      <w:r>
        <w:rPr>
          <w:lang w:val="pt-BR"/>
        </w:rPr>
        <w:t>Portando</w:t>
      </w:r>
      <w:r w:rsidR="00857AF8">
        <w:rPr>
          <w:lang w:val="pt-BR"/>
        </w:rPr>
        <w:t xml:space="preserve">, </w:t>
      </w:r>
      <w:r>
        <w:rPr>
          <w:lang w:val="pt-BR"/>
        </w:rPr>
        <w:t>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w:t>
      </w:r>
      <w:proofErr w:type="spellStart"/>
      <w:r>
        <w:rPr>
          <w:b/>
          <w:lang w:val="pt-BR"/>
        </w:rPr>
        <w:t>boat</w:t>
      </w:r>
      <w:proofErr w:type="spellEnd"/>
      <w:r>
        <w:rPr>
          <w:b/>
          <w:lang w:val="pt-BR"/>
        </w:rPr>
        <w:t xml:space="preserve">: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Ttulo1"/>
      </w:pPr>
      <w:proofErr w:type="spellStart"/>
      <w:r>
        <w:t>Resultados</w:t>
      </w:r>
      <w:proofErr w:type="spellEnd"/>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w:t>
      </w:r>
      <w:r>
        <w:lastRenderedPageBreak/>
        <w:t>For example, write “15 Gb/cm</w:t>
      </w:r>
      <w:r>
        <w:rPr>
          <w:vertAlign w:val="superscript"/>
        </w:rPr>
        <w:t>2</w:t>
      </w:r>
      <w:r>
        <w:t xml:space="preserve"> (100 Gb/in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65B8E7F0" w:rsidR="00E97B99" w:rsidRDefault="005A708C" w:rsidP="00E97B99">
      <w:pPr>
        <w:pStyle w:val="Ttulo1"/>
      </w:pPr>
      <w:proofErr w:type="spellStart"/>
      <w:r>
        <w:t>Problemas</w:t>
      </w:r>
      <w:proofErr w:type="spellEnd"/>
      <w:r>
        <w:t xml:space="preserve"> </w:t>
      </w:r>
      <w:proofErr w:type="spellStart"/>
      <w:r>
        <w:t>Encontrados</w:t>
      </w:r>
      <w:proofErr w:type="spellEnd"/>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do not write “</w:t>
      </w:r>
      <w:proofErr w:type="spellStart"/>
      <w:r>
        <w:t>remnance</w:t>
      </w:r>
      <w:proofErr w:type="spellEnd"/>
      <w:r>
        <w:t xml:space="preserv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 xml:space="preserve">A general IEEE </w:t>
      </w:r>
      <w:proofErr w:type="spellStart"/>
      <w:r>
        <w:t>style</w:t>
      </w:r>
      <w:r w:rsidR="00E97B99">
        <w:t>guide</w:t>
      </w:r>
      <w:proofErr w:type="spellEnd"/>
      <w:r w:rsidR="00E97B99">
        <w:t xml:space="preserve"> is available at </w:t>
      </w:r>
      <w:hyperlink r:id="rId17"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pt-BR"/>
        </w:rPr>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530ED0" w:rsidRDefault="00530ED0" w:rsidP="00E97B99">
                            <w:pPr>
                              <w:pStyle w:val="TableTitle"/>
                            </w:pPr>
                            <w:r>
                              <w:t>TABLE I</w:t>
                            </w:r>
                          </w:p>
                          <w:p w14:paraId="260385CA" w14:textId="77777777" w:rsidR="00530ED0" w:rsidRDefault="00530ED0"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530ED0"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530ED0" w:rsidRDefault="00530ED0">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530ED0" w:rsidRDefault="00530ED0">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530ED0" w:rsidRDefault="00530ED0">
                                  <w:pPr>
                                    <w:jc w:val="center"/>
                                    <w:rPr>
                                      <w:sz w:val="16"/>
                                      <w:szCs w:val="16"/>
                                    </w:rPr>
                                  </w:pPr>
                                  <w:r>
                                    <w:rPr>
                                      <w:sz w:val="16"/>
                                      <w:szCs w:val="16"/>
                                    </w:rPr>
                                    <w:t>Conversion from Gaussian and</w:t>
                                  </w:r>
                                </w:p>
                                <w:p w14:paraId="78370C6A" w14:textId="77777777" w:rsidR="00530ED0" w:rsidRDefault="00530ED0">
                                  <w:pPr>
                                    <w:jc w:val="center"/>
                                    <w:rPr>
                                      <w:sz w:val="16"/>
                                      <w:szCs w:val="16"/>
                                    </w:rPr>
                                  </w:pPr>
                                  <w:r>
                                    <w:rPr>
                                      <w:sz w:val="16"/>
                                      <w:szCs w:val="16"/>
                                    </w:rPr>
                                    <w:t xml:space="preserve">CGS EMU to SI </w:t>
                                  </w:r>
                                  <w:r>
                                    <w:rPr>
                                      <w:sz w:val="16"/>
                                      <w:szCs w:val="16"/>
                                      <w:vertAlign w:val="superscript"/>
                                    </w:rPr>
                                    <w:t>a</w:t>
                                  </w:r>
                                </w:p>
                              </w:tc>
                            </w:tr>
                            <w:tr w:rsidR="00530ED0" w14:paraId="56254485" w14:textId="77777777">
                              <w:tc>
                                <w:tcPr>
                                  <w:tcW w:w="720" w:type="dxa"/>
                                  <w:tcBorders>
                                    <w:top w:val="nil"/>
                                    <w:left w:val="nil"/>
                                    <w:bottom w:val="nil"/>
                                    <w:right w:val="nil"/>
                                  </w:tcBorders>
                                </w:tcPr>
                                <w:p w14:paraId="3901A0F8" w14:textId="77777777" w:rsidR="00530ED0" w:rsidRDefault="00530ED0">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530ED0" w:rsidRDefault="00530ED0">
                                  <w:pPr>
                                    <w:rPr>
                                      <w:sz w:val="16"/>
                                      <w:szCs w:val="16"/>
                                    </w:rPr>
                                  </w:pPr>
                                  <w:r>
                                    <w:rPr>
                                      <w:sz w:val="16"/>
                                      <w:szCs w:val="16"/>
                                    </w:rPr>
                                    <w:t>magnetic flux</w:t>
                                  </w:r>
                                </w:p>
                              </w:tc>
                              <w:tc>
                                <w:tcPr>
                                  <w:tcW w:w="2610" w:type="dxa"/>
                                  <w:tcBorders>
                                    <w:top w:val="nil"/>
                                    <w:left w:val="nil"/>
                                    <w:bottom w:val="nil"/>
                                    <w:right w:val="nil"/>
                                  </w:tcBorders>
                                </w:tcPr>
                                <w:p w14:paraId="3CC46A0D" w14:textId="77777777" w:rsidR="00530ED0" w:rsidRDefault="00530ED0">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530ED0" w14:paraId="0236D4E6" w14:textId="77777777">
                              <w:tc>
                                <w:tcPr>
                                  <w:tcW w:w="720" w:type="dxa"/>
                                  <w:tcBorders>
                                    <w:top w:val="nil"/>
                                    <w:left w:val="nil"/>
                                    <w:bottom w:val="nil"/>
                                    <w:right w:val="nil"/>
                                  </w:tcBorders>
                                </w:tcPr>
                                <w:p w14:paraId="6EC28D50" w14:textId="77777777" w:rsidR="00530ED0" w:rsidRDefault="00530ED0">
                                  <w:pPr>
                                    <w:rPr>
                                      <w:i/>
                                      <w:iCs/>
                                      <w:sz w:val="16"/>
                                      <w:szCs w:val="16"/>
                                    </w:rPr>
                                  </w:pPr>
                                  <w:r>
                                    <w:rPr>
                                      <w:i/>
                                      <w:iCs/>
                                      <w:sz w:val="16"/>
                                      <w:szCs w:val="16"/>
                                    </w:rPr>
                                    <w:t>B</w:t>
                                  </w:r>
                                </w:p>
                              </w:tc>
                              <w:tc>
                                <w:tcPr>
                                  <w:tcW w:w="1710" w:type="dxa"/>
                                  <w:tcBorders>
                                    <w:top w:val="nil"/>
                                    <w:left w:val="nil"/>
                                    <w:bottom w:val="nil"/>
                                    <w:right w:val="nil"/>
                                  </w:tcBorders>
                                </w:tcPr>
                                <w:p w14:paraId="38B41E97" w14:textId="77777777" w:rsidR="00530ED0" w:rsidRDefault="00530ED0">
                                  <w:pPr>
                                    <w:rPr>
                                      <w:sz w:val="16"/>
                                      <w:szCs w:val="16"/>
                                    </w:rPr>
                                  </w:pPr>
                                  <w:r>
                                    <w:rPr>
                                      <w:sz w:val="16"/>
                                      <w:szCs w:val="16"/>
                                    </w:rPr>
                                    <w:t xml:space="preserve">magnetic flux density, </w:t>
                                  </w:r>
                                </w:p>
                                <w:p w14:paraId="71064950" w14:textId="77777777" w:rsidR="00530ED0" w:rsidRDefault="00530ED0">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530ED0" w:rsidRDefault="00530ED0">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530ED0" w14:paraId="07E6B477" w14:textId="77777777">
                              <w:tc>
                                <w:tcPr>
                                  <w:tcW w:w="720" w:type="dxa"/>
                                  <w:tcBorders>
                                    <w:top w:val="nil"/>
                                    <w:left w:val="nil"/>
                                    <w:bottom w:val="nil"/>
                                    <w:right w:val="nil"/>
                                  </w:tcBorders>
                                </w:tcPr>
                                <w:p w14:paraId="0C922F8F" w14:textId="77777777" w:rsidR="00530ED0" w:rsidRDefault="00530ED0">
                                  <w:pPr>
                                    <w:rPr>
                                      <w:i/>
                                      <w:iCs/>
                                      <w:sz w:val="16"/>
                                      <w:szCs w:val="16"/>
                                    </w:rPr>
                                  </w:pPr>
                                  <w:r>
                                    <w:rPr>
                                      <w:i/>
                                      <w:iCs/>
                                      <w:sz w:val="16"/>
                                      <w:szCs w:val="16"/>
                                    </w:rPr>
                                    <w:t>H</w:t>
                                  </w:r>
                                </w:p>
                              </w:tc>
                              <w:tc>
                                <w:tcPr>
                                  <w:tcW w:w="1710" w:type="dxa"/>
                                  <w:tcBorders>
                                    <w:top w:val="nil"/>
                                    <w:left w:val="nil"/>
                                    <w:bottom w:val="nil"/>
                                    <w:right w:val="nil"/>
                                  </w:tcBorders>
                                </w:tcPr>
                                <w:p w14:paraId="5F3736AC" w14:textId="77777777" w:rsidR="00530ED0" w:rsidRDefault="00530ED0">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530ED0" w:rsidRDefault="00530ED0">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rsidRPr="00530ED0" w14:paraId="7954DF7F" w14:textId="77777777">
                              <w:tc>
                                <w:tcPr>
                                  <w:tcW w:w="720" w:type="dxa"/>
                                  <w:tcBorders>
                                    <w:top w:val="nil"/>
                                    <w:left w:val="nil"/>
                                    <w:bottom w:val="nil"/>
                                    <w:right w:val="nil"/>
                                  </w:tcBorders>
                                </w:tcPr>
                                <w:p w14:paraId="38A5EB0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50377045" w14:textId="77777777" w:rsidR="00530ED0" w:rsidRDefault="00530ED0">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530ED0" w:rsidRPr="00706004" w:rsidRDefault="00530ED0">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530ED0" w:rsidRPr="00530ED0" w14:paraId="5EB70BD1" w14:textId="77777777">
                              <w:tc>
                                <w:tcPr>
                                  <w:tcW w:w="720" w:type="dxa"/>
                                  <w:tcBorders>
                                    <w:top w:val="nil"/>
                                    <w:left w:val="nil"/>
                                    <w:bottom w:val="nil"/>
                                    <w:right w:val="nil"/>
                                  </w:tcBorders>
                                </w:tcPr>
                                <w:p w14:paraId="480F045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03278675"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1E5DF718" w14:textId="77777777" w:rsidR="00530ED0" w:rsidRPr="00706004" w:rsidRDefault="00530ED0">
                                  <w:pPr>
                                    <w:rPr>
                                      <w:sz w:val="16"/>
                                      <w:szCs w:val="16"/>
                                      <w:lang w:val="pt-BR"/>
                                    </w:rPr>
                                  </w:pPr>
                                  <w:r w:rsidRPr="00706004">
                                    <w:rPr>
                                      <w:sz w:val="16"/>
                                      <w:szCs w:val="16"/>
                                      <w:lang w:val="pt-BR"/>
                                    </w:rPr>
                                    <w:t>1 erg</w:t>
                                  </w:r>
                                  <w:r w:rsidRPr="00706004">
                                    <w:rPr>
                                      <w:sz w:val="16"/>
                                      <w:szCs w:val="16"/>
                                      <w:lang w:val="pt-BR"/>
                                    </w:rPr>
                                    <w:t>/(G·cm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530ED0" w14:paraId="1A937312" w14:textId="77777777">
                              <w:tc>
                                <w:tcPr>
                                  <w:tcW w:w="720" w:type="dxa"/>
                                  <w:tcBorders>
                                    <w:top w:val="nil"/>
                                    <w:left w:val="nil"/>
                                    <w:bottom w:val="nil"/>
                                    <w:right w:val="nil"/>
                                  </w:tcBorders>
                                </w:tcPr>
                                <w:p w14:paraId="2F4D3149" w14:textId="77777777" w:rsidR="00530ED0" w:rsidRDefault="00530ED0">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2827D141" w14:textId="77777777" w:rsidR="00530ED0" w:rsidRDefault="00530ED0">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14:paraId="53CAEFCB" w14:textId="77777777">
                              <w:tc>
                                <w:tcPr>
                                  <w:tcW w:w="720" w:type="dxa"/>
                                  <w:tcBorders>
                                    <w:top w:val="nil"/>
                                    <w:left w:val="nil"/>
                                    <w:bottom w:val="nil"/>
                                    <w:right w:val="nil"/>
                                  </w:tcBorders>
                                </w:tcPr>
                                <w:p w14:paraId="25B245D1" w14:textId="77777777" w:rsidR="00530ED0" w:rsidRDefault="00530ED0">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530ED0" w:rsidRDefault="00530ED0">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530ED0" w:rsidRDefault="00530ED0">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530ED0" w:rsidRPr="00530ED0" w14:paraId="543610FD" w14:textId="77777777">
                              <w:tc>
                                <w:tcPr>
                                  <w:tcW w:w="720" w:type="dxa"/>
                                  <w:tcBorders>
                                    <w:top w:val="nil"/>
                                    <w:left w:val="nil"/>
                                    <w:bottom w:val="nil"/>
                                    <w:right w:val="nil"/>
                                  </w:tcBorders>
                                </w:tcPr>
                                <w:p w14:paraId="2B5E221A"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554F13BD" w14:textId="77777777" w:rsidR="00530ED0" w:rsidRDefault="00530ED0">
                                  <w:pPr>
                                    <w:rPr>
                                      <w:sz w:val="16"/>
                                      <w:szCs w:val="16"/>
                                    </w:rPr>
                                  </w:pPr>
                                  <w:r>
                                    <w:rPr>
                                      <w:sz w:val="16"/>
                                      <w:szCs w:val="16"/>
                                    </w:rPr>
                                    <w:t xml:space="preserve">magnetic dipole </w:t>
                                  </w:r>
                                </w:p>
                                <w:p w14:paraId="55B520C3" w14:textId="77777777" w:rsidR="00530ED0" w:rsidRDefault="00530ED0">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530ED0" w:rsidRPr="00706004" w:rsidRDefault="00530ED0">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530ED0" w:rsidRPr="00530ED0" w14:paraId="3D1AF801" w14:textId="77777777">
                              <w:tc>
                                <w:tcPr>
                                  <w:tcW w:w="720" w:type="dxa"/>
                                  <w:tcBorders>
                                    <w:top w:val="nil"/>
                                    <w:left w:val="nil"/>
                                    <w:bottom w:val="nil"/>
                                    <w:right w:val="nil"/>
                                  </w:tcBorders>
                                </w:tcPr>
                                <w:p w14:paraId="3936A283"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000544F3" w14:textId="77777777" w:rsidR="00530ED0" w:rsidRDefault="00530ED0">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530ED0" w14:paraId="1D80299D" w14:textId="77777777">
                              <w:tc>
                                <w:tcPr>
                                  <w:tcW w:w="720" w:type="dxa"/>
                                  <w:tcBorders>
                                    <w:top w:val="nil"/>
                                    <w:left w:val="nil"/>
                                    <w:bottom w:val="nil"/>
                                    <w:right w:val="nil"/>
                                  </w:tcBorders>
                                </w:tcPr>
                                <w:p w14:paraId="4EA90266" w14:textId="77777777" w:rsidR="00530ED0" w:rsidRDefault="00530ED0">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530ED0" w:rsidRDefault="00530ED0">
                                  <w:pPr>
                                    <w:rPr>
                                      <w:sz w:val="16"/>
                                      <w:szCs w:val="16"/>
                                    </w:rPr>
                                  </w:pPr>
                                  <w:r>
                                    <w:rPr>
                                      <w:sz w:val="16"/>
                                      <w:szCs w:val="16"/>
                                    </w:rPr>
                                    <w:t>susceptibility</w:t>
                                  </w:r>
                                </w:p>
                              </w:tc>
                              <w:tc>
                                <w:tcPr>
                                  <w:tcW w:w="2610" w:type="dxa"/>
                                  <w:tcBorders>
                                    <w:top w:val="nil"/>
                                    <w:left w:val="nil"/>
                                    <w:bottom w:val="nil"/>
                                    <w:right w:val="nil"/>
                                  </w:tcBorders>
                                </w:tcPr>
                                <w:p w14:paraId="28389385"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530ED0" w14:paraId="1775A50D" w14:textId="77777777">
                              <w:tc>
                                <w:tcPr>
                                  <w:tcW w:w="720" w:type="dxa"/>
                                  <w:tcBorders>
                                    <w:top w:val="nil"/>
                                    <w:left w:val="nil"/>
                                    <w:bottom w:val="nil"/>
                                    <w:right w:val="nil"/>
                                  </w:tcBorders>
                                </w:tcPr>
                                <w:p w14:paraId="58C92CC6" w14:textId="77777777" w:rsidR="00530ED0" w:rsidRDefault="00530ED0">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530ED0" w:rsidRDefault="00530ED0">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530ED0" w:rsidRDefault="00530ED0">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530ED0" w14:paraId="20E9BFC5" w14:textId="77777777">
                              <w:tc>
                                <w:tcPr>
                                  <w:tcW w:w="720" w:type="dxa"/>
                                  <w:tcBorders>
                                    <w:top w:val="nil"/>
                                    <w:left w:val="nil"/>
                                    <w:bottom w:val="nil"/>
                                    <w:right w:val="nil"/>
                                  </w:tcBorders>
                                </w:tcPr>
                                <w:p w14:paraId="1749A5F6" w14:textId="77777777" w:rsidR="00530ED0" w:rsidRDefault="00530ED0">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530ED0" w:rsidRDefault="00530ED0">
                                  <w:pPr>
                                    <w:rPr>
                                      <w:sz w:val="16"/>
                                      <w:szCs w:val="16"/>
                                    </w:rPr>
                                  </w:pPr>
                                  <w:r>
                                    <w:rPr>
                                      <w:sz w:val="16"/>
                                      <w:szCs w:val="16"/>
                                    </w:rPr>
                                    <w:t>permeability</w:t>
                                  </w:r>
                                </w:p>
                              </w:tc>
                              <w:tc>
                                <w:tcPr>
                                  <w:tcW w:w="2610" w:type="dxa"/>
                                  <w:tcBorders>
                                    <w:top w:val="nil"/>
                                    <w:left w:val="nil"/>
                                    <w:bottom w:val="nil"/>
                                    <w:right w:val="nil"/>
                                  </w:tcBorders>
                                </w:tcPr>
                                <w:p w14:paraId="1D796761"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530ED0" w:rsidRDefault="00530ED0">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530ED0" w14:paraId="38EA3F7C" w14:textId="77777777">
                              <w:tc>
                                <w:tcPr>
                                  <w:tcW w:w="720" w:type="dxa"/>
                                  <w:tcBorders>
                                    <w:top w:val="nil"/>
                                    <w:left w:val="nil"/>
                                    <w:bottom w:val="nil"/>
                                    <w:right w:val="nil"/>
                                  </w:tcBorders>
                                </w:tcPr>
                                <w:p w14:paraId="426EB392" w14:textId="77777777" w:rsidR="00530ED0" w:rsidRDefault="00530ED0">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530ED0" w:rsidRDefault="00530ED0">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530ED0" w:rsidRDefault="00530ED0">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530ED0" w14:paraId="48E4792A" w14:textId="77777777">
                              <w:tc>
                                <w:tcPr>
                                  <w:tcW w:w="720" w:type="dxa"/>
                                  <w:tcBorders>
                                    <w:top w:val="nil"/>
                                    <w:left w:val="nil"/>
                                    <w:bottom w:val="nil"/>
                                    <w:right w:val="nil"/>
                                  </w:tcBorders>
                                </w:tcPr>
                                <w:p w14:paraId="0D924A8C" w14:textId="77777777" w:rsidR="00530ED0" w:rsidRDefault="00530ED0">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530ED0" w:rsidRDefault="00530ED0">
                                  <w:pPr>
                                    <w:rPr>
                                      <w:sz w:val="16"/>
                                      <w:szCs w:val="16"/>
                                    </w:rPr>
                                  </w:pPr>
                                  <w:r>
                                    <w:rPr>
                                      <w:sz w:val="16"/>
                                      <w:szCs w:val="16"/>
                                    </w:rPr>
                                    <w:t>energy density</w:t>
                                  </w:r>
                                </w:p>
                              </w:tc>
                              <w:tc>
                                <w:tcPr>
                                  <w:tcW w:w="2610" w:type="dxa"/>
                                  <w:tcBorders>
                                    <w:top w:val="nil"/>
                                    <w:left w:val="nil"/>
                                    <w:bottom w:val="nil"/>
                                    <w:right w:val="nil"/>
                                  </w:tcBorders>
                                </w:tcPr>
                                <w:p w14:paraId="5493E5D2" w14:textId="77777777" w:rsidR="00530ED0" w:rsidRDefault="00530ED0">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530ED0" w14:paraId="2EB5CD47" w14:textId="77777777">
                              <w:trPr>
                                <w:trHeight w:val="279"/>
                              </w:trPr>
                              <w:tc>
                                <w:tcPr>
                                  <w:tcW w:w="720" w:type="dxa"/>
                                  <w:tcBorders>
                                    <w:top w:val="nil"/>
                                    <w:left w:val="nil"/>
                                    <w:bottom w:val="double" w:sz="6" w:space="0" w:color="auto"/>
                                    <w:right w:val="nil"/>
                                  </w:tcBorders>
                                </w:tcPr>
                                <w:p w14:paraId="00090BDD" w14:textId="77777777" w:rsidR="00530ED0" w:rsidRDefault="00530ED0">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530ED0" w:rsidRDefault="00530ED0">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530ED0" w:rsidRDefault="00530ED0" w:rsidP="00E97B99">
                            <w:pPr>
                              <w:pStyle w:val="Textodenotaderodap"/>
                            </w:pPr>
                            <w:r>
                              <w:t xml:space="preserve">Vertical lines are optional in tables. Statements that serve as captions for the entire table do not need footnote letters. </w:t>
                            </w:r>
                          </w:p>
                          <w:p w14:paraId="436183EB" w14:textId="6AE5581F" w:rsidR="00530ED0" w:rsidRDefault="00530ED0"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Mx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530ED0" w:rsidRDefault="00530ED0" w:rsidP="00E97B99">
                            <w:pPr>
                              <w:pStyle w:val="Textodenotaderodap"/>
                            </w:pPr>
                          </w:p>
                          <w:p w14:paraId="3E94A598" w14:textId="77777777" w:rsidR="00530ED0" w:rsidRDefault="00530ED0"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530ED0" w:rsidRDefault="00530ED0" w:rsidP="00E97B99">
                      <w:pPr>
                        <w:pStyle w:val="TableTitle"/>
                      </w:pPr>
                      <w:r>
                        <w:t>TABLE I</w:t>
                      </w:r>
                    </w:p>
                    <w:p w14:paraId="260385CA" w14:textId="77777777" w:rsidR="00530ED0" w:rsidRDefault="00530ED0"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530ED0"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530ED0" w:rsidRDefault="00530ED0">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530ED0" w:rsidRDefault="00530ED0">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530ED0" w:rsidRDefault="00530ED0">
                            <w:pPr>
                              <w:jc w:val="center"/>
                              <w:rPr>
                                <w:sz w:val="16"/>
                                <w:szCs w:val="16"/>
                              </w:rPr>
                            </w:pPr>
                            <w:r>
                              <w:rPr>
                                <w:sz w:val="16"/>
                                <w:szCs w:val="16"/>
                              </w:rPr>
                              <w:t>Conversion from Gaussian and</w:t>
                            </w:r>
                          </w:p>
                          <w:p w14:paraId="78370C6A" w14:textId="77777777" w:rsidR="00530ED0" w:rsidRDefault="00530ED0">
                            <w:pPr>
                              <w:jc w:val="center"/>
                              <w:rPr>
                                <w:sz w:val="16"/>
                                <w:szCs w:val="16"/>
                              </w:rPr>
                            </w:pPr>
                            <w:r>
                              <w:rPr>
                                <w:sz w:val="16"/>
                                <w:szCs w:val="16"/>
                              </w:rPr>
                              <w:t xml:space="preserve">CGS EMU to SI </w:t>
                            </w:r>
                            <w:r>
                              <w:rPr>
                                <w:sz w:val="16"/>
                                <w:szCs w:val="16"/>
                                <w:vertAlign w:val="superscript"/>
                              </w:rPr>
                              <w:t>a</w:t>
                            </w:r>
                          </w:p>
                        </w:tc>
                      </w:tr>
                      <w:tr w:rsidR="00530ED0" w14:paraId="56254485" w14:textId="77777777">
                        <w:tc>
                          <w:tcPr>
                            <w:tcW w:w="720" w:type="dxa"/>
                            <w:tcBorders>
                              <w:top w:val="nil"/>
                              <w:left w:val="nil"/>
                              <w:bottom w:val="nil"/>
                              <w:right w:val="nil"/>
                            </w:tcBorders>
                          </w:tcPr>
                          <w:p w14:paraId="3901A0F8" w14:textId="77777777" w:rsidR="00530ED0" w:rsidRDefault="00530ED0">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530ED0" w:rsidRDefault="00530ED0">
                            <w:pPr>
                              <w:rPr>
                                <w:sz w:val="16"/>
                                <w:szCs w:val="16"/>
                              </w:rPr>
                            </w:pPr>
                            <w:r>
                              <w:rPr>
                                <w:sz w:val="16"/>
                                <w:szCs w:val="16"/>
                              </w:rPr>
                              <w:t>magnetic flux</w:t>
                            </w:r>
                          </w:p>
                        </w:tc>
                        <w:tc>
                          <w:tcPr>
                            <w:tcW w:w="2610" w:type="dxa"/>
                            <w:tcBorders>
                              <w:top w:val="nil"/>
                              <w:left w:val="nil"/>
                              <w:bottom w:val="nil"/>
                              <w:right w:val="nil"/>
                            </w:tcBorders>
                          </w:tcPr>
                          <w:p w14:paraId="3CC46A0D" w14:textId="77777777" w:rsidR="00530ED0" w:rsidRDefault="00530ED0">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530ED0" w14:paraId="0236D4E6" w14:textId="77777777">
                        <w:tc>
                          <w:tcPr>
                            <w:tcW w:w="720" w:type="dxa"/>
                            <w:tcBorders>
                              <w:top w:val="nil"/>
                              <w:left w:val="nil"/>
                              <w:bottom w:val="nil"/>
                              <w:right w:val="nil"/>
                            </w:tcBorders>
                          </w:tcPr>
                          <w:p w14:paraId="6EC28D50" w14:textId="77777777" w:rsidR="00530ED0" w:rsidRDefault="00530ED0">
                            <w:pPr>
                              <w:rPr>
                                <w:i/>
                                <w:iCs/>
                                <w:sz w:val="16"/>
                                <w:szCs w:val="16"/>
                              </w:rPr>
                            </w:pPr>
                            <w:r>
                              <w:rPr>
                                <w:i/>
                                <w:iCs/>
                                <w:sz w:val="16"/>
                                <w:szCs w:val="16"/>
                              </w:rPr>
                              <w:t>B</w:t>
                            </w:r>
                          </w:p>
                        </w:tc>
                        <w:tc>
                          <w:tcPr>
                            <w:tcW w:w="1710" w:type="dxa"/>
                            <w:tcBorders>
                              <w:top w:val="nil"/>
                              <w:left w:val="nil"/>
                              <w:bottom w:val="nil"/>
                              <w:right w:val="nil"/>
                            </w:tcBorders>
                          </w:tcPr>
                          <w:p w14:paraId="38B41E97" w14:textId="77777777" w:rsidR="00530ED0" w:rsidRDefault="00530ED0">
                            <w:pPr>
                              <w:rPr>
                                <w:sz w:val="16"/>
                                <w:szCs w:val="16"/>
                              </w:rPr>
                            </w:pPr>
                            <w:r>
                              <w:rPr>
                                <w:sz w:val="16"/>
                                <w:szCs w:val="16"/>
                              </w:rPr>
                              <w:t xml:space="preserve">magnetic flux density, </w:t>
                            </w:r>
                          </w:p>
                          <w:p w14:paraId="71064950" w14:textId="77777777" w:rsidR="00530ED0" w:rsidRDefault="00530ED0">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530ED0" w:rsidRDefault="00530ED0">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530ED0" w14:paraId="07E6B477" w14:textId="77777777">
                        <w:tc>
                          <w:tcPr>
                            <w:tcW w:w="720" w:type="dxa"/>
                            <w:tcBorders>
                              <w:top w:val="nil"/>
                              <w:left w:val="nil"/>
                              <w:bottom w:val="nil"/>
                              <w:right w:val="nil"/>
                            </w:tcBorders>
                          </w:tcPr>
                          <w:p w14:paraId="0C922F8F" w14:textId="77777777" w:rsidR="00530ED0" w:rsidRDefault="00530ED0">
                            <w:pPr>
                              <w:rPr>
                                <w:i/>
                                <w:iCs/>
                                <w:sz w:val="16"/>
                                <w:szCs w:val="16"/>
                              </w:rPr>
                            </w:pPr>
                            <w:r>
                              <w:rPr>
                                <w:i/>
                                <w:iCs/>
                                <w:sz w:val="16"/>
                                <w:szCs w:val="16"/>
                              </w:rPr>
                              <w:t>H</w:t>
                            </w:r>
                          </w:p>
                        </w:tc>
                        <w:tc>
                          <w:tcPr>
                            <w:tcW w:w="1710" w:type="dxa"/>
                            <w:tcBorders>
                              <w:top w:val="nil"/>
                              <w:left w:val="nil"/>
                              <w:bottom w:val="nil"/>
                              <w:right w:val="nil"/>
                            </w:tcBorders>
                          </w:tcPr>
                          <w:p w14:paraId="5F3736AC" w14:textId="77777777" w:rsidR="00530ED0" w:rsidRDefault="00530ED0">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530ED0" w:rsidRDefault="00530ED0">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rsidRPr="00530ED0" w14:paraId="7954DF7F" w14:textId="77777777">
                        <w:tc>
                          <w:tcPr>
                            <w:tcW w:w="720" w:type="dxa"/>
                            <w:tcBorders>
                              <w:top w:val="nil"/>
                              <w:left w:val="nil"/>
                              <w:bottom w:val="nil"/>
                              <w:right w:val="nil"/>
                            </w:tcBorders>
                          </w:tcPr>
                          <w:p w14:paraId="38A5EB0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50377045" w14:textId="77777777" w:rsidR="00530ED0" w:rsidRDefault="00530ED0">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530ED0" w:rsidRPr="00706004" w:rsidRDefault="00530ED0">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530ED0" w:rsidRPr="00530ED0" w14:paraId="5EB70BD1" w14:textId="77777777">
                        <w:tc>
                          <w:tcPr>
                            <w:tcW w:w="720" w:type="dxa"/>
                            <w:tcBorders>
                              <w:top w:val="nil"/>
                              <w:left w:val="nil"/>
                              <w:bottom w:val="nil"/>
                              <w:right w:val="nil"/>
                            </w:tcBorders>
                          </w:tcPr>
                          <w:p w14:paraId="480F045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03278675"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1E5DF718" w14:textId="77777777" w:rsidR="00530ED0" w:rsidRPr="00706004" w:rsidRDefault="00530ED0">
                            <w:pPr>
                              <w:rPr>
                                <w:sz w:val="16"/>
                                <w:szCs w:val="16"/>
                                <w:lang w:val="pt-BR"/>
                              </w:rPr>
                            </w:pPr>
                            <w:r w:rsidRPr="00706004">
                              <w:rPr>
                                <w:sz w:val="16"/>
                                <w:szCs w:val="16"/>
                                <w:lang w:val="pt-BR"/>
                              </w:rPr>
                              <w:t>1 erg</w:t>
                            </w:r>
                            <w:r w:rsidRPr="00706004">
                              <w:rPr>
                                <w:sz w:val="16"/>
                                <w:szCs w:val="16"/>
                                <w:lang w:val="pt-BR"/>
                              </w:rPr>
                              <w:t>/(G·cm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530ED0" w14:paraId="1A937312" w14:textId="77777777">
                        <w:tc>
                          <w:tcPr>
                            <w:tcW w:w="720" w:type="dxa"/>
                            <w:tcBorders>
                              <w:top w:val="nil"/>
                              <w:left w:val="nil"/>
                              <w:bottom w:val="nil"/>
                              <w:right w:val="nil"/>
                            </w:tcBorders>
                          </w:tcPr>
                          <w:p w14:paraId="2F4D3149" w14:textId="77777777" w:rsidR="00530ED0" w:rsidRDefault="00530ED0">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2827D141" w14:textId="77777777" w:rsidR="00530ED0" w:rsidRDefault="00530ED0">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14:paraId="53CAEFCB" w14:textId="77777777">
                        <w:tc>
                          <w:tcPr>
                            <w:tcW w:w="720" w:type="dxa"/>
                            <w:tcBorders>
                              <w:top w:val="nil"/>
                              <w:left w:val="nil"/>
                              <w:bottom w:val="nil"/>
                              <w:right w:val="nil"/>
                            </w:tcBorders>
                          </w:tcPr>
                          <w:p w14:paraId="25B245D1" w14:textId="77777777" w:rsidR="00530ED0" w:rsidRDefault="00530ED0">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530ED0" w:rsidRDefault="00530ED0">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530ED0" w:rsidRDefault="00530ED0">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530ED0" w:rsidRPr="00530ED0" w14:paraId="543610FD" w14:textId="77777777">
                        <w:tc>
                          <w:tcPr>
                            <w:tcW w:w="720" w:type="dxa"/>
                            <w:tcBorders>
                              <w:top w:val="nil"/>
                              <w:left w:val="nil"/>
                              <w:bottom w:val="nil"/>
                              <w:right w:val="nil"/>
                            </w:tcBorders>
                          </w:tcPr>
                          <w:p w14:paraId="2B5E221A"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554F13BD" w14:textId="77777777" w:rsidR="00530ED0" w:rsidRDefault="00530ED0">
                            <w:pPr>
                              <w:rPr>
                                <w:sz w:val="16"/>
                                <w:szCs w:val="16"/>
                              </w:rPr>
                            </w:pPr>
                            <w:r>
                              <w:rPr>
                                <w:sz w:val="16"/>
                                <w:szCs w:val="16"/>
                              </w:rPr>
                              <w:t xml:space="preserve">magnetic dipole </w:t>
                            </w:r>
                          </w:p>
                          <w:p w14:paraId="55B520C3" w14:textId="77777777" w:rsidR="00530ED0" w:rsidRDefault="00530ED0">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530ED0" w:rsidRPr="00706004" w:rsidRDefault="00530ED0">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530ED0" w:rsidRPr="00530ED0" w14:paraId="3D1AF801" w14:textId="77777777">
                        <w:tc>
                          <w:tcPr>
                            <w:tcW w:w="720" w:type="dxa"/>
                            <w:tcBorders>
                              <w:top w:val="nil"/>
                              <w:left w:val="nil"/>
                              <w:bottom w:val="nil"/>
                              <w:right w:val="nil"/>
                            </w:tcBorders>
                          </w:tcPr>
                          <w:p w14:paraId="3936A283"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000544F3" w14:textId="77777777" w:rsidR="00530ED0" w:rsidRDefault="00530ED0">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530ED0" w14:paraId="1D80299D" w14:textId="77777777">
                        <w:tc>
                          <w:tcPr>
                            <w:tcW w:w="720" w:type="dxa"/>
                            <w:tcBorders>
                              <w:top w:val="nil"/>
                              <w:left w:val="nil"/>
                              <w:bottom w:val="nil"/>
                              <w:right w:val="nil"/>
                            </w:tcBorders>
                          </w:tcPr>
                          <w:p w14:paraId="4EA90266" w14:textId="77777777" w:rsidR="00530ED0" w:rsidRDefault="00530ED0">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530ED0" w:rsidRDefault="00530ED0">
                            <w:pPr>
                              <w:rPr>
                                <w:sz w:val="16"/>
                                <w:szCs w:val="16"/>
                              </w:rPr>
                            </w:pPr>
                            <w:r>
                              <w:rPr>
                                <w:sz w:val="16"/>
                                <w:szCs w:val="16"/>
                              </w:rPr>
                              <w:t>susceptibility</w:t>
                            </w:r>
                          </w:p>
                        </w:tc>
                        <w:tc>
                          <w:tcPr>
                            <w:tcW w:w="2610" w:type="dxa"/>
                            <w:tcBorders>
                              <w:top w:val="nil"/>
                              <w:left w:val="nil"/>
                              <w:bottom w:val="nil"/>
                              <w:right w:val="nil"/>
                            </w:tcBorders>
                          </w:tcPr>
                          <w:p w14:paraId="28389385"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530ED0" w14:paraId="1775A50D" w14:textId="77777777">
                        <w:tc>
                          <w:tcPr>
                            <w:tcW w:w="720" w:type="dxa"/>
                            <w:tcBorders>
                              <w:top w:val="nil"/>
                              <w:left w:val="nil"/>
                              <w:bottom w:val="nil"/>
                              <w:right w:val="nil"/>
                            </w:tcBorders>
                          </w:tcPr>
                          <w:p w14:paraId="58C92CC6" w14:textId="77777777" w:rsidR="00530ED0" w:rsidRDefault="00530ED0">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530ED0" w:rsidRDefault="00530ED0">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530ED0" w:rsidRDefault="00530ED0">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530ED0" w14:paraId="20E9BFC5" w14:textId="77777777">
                        <w:tc>
                          <w:tcPr>
                            <w:tcW w:w="720" w:type="dxa"/>
                            <w:tcBorders>
                              <w:top w:val="nil"/>
                              <w:left w:val="nil"/>
                              <w:bottom w:val="nil"/>
                              <w:right w:val="nil"/>
                            </w:tcBorders>
                          </w:tcPr>
                          <w:p w14:paraId="1749A5F6" w14:textId="77777777" w:rsidR="00530ED0" w:rsidRDefault="00530ED0">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530ED0" w:rsidRDefault="00530ED0">
                            <w:pPr>
                              <w:rPr>
                                <w:sz w:val="16"/>
                                <w:szCs w:val="16"/>
                              </w:rPr>
                            </w:pPr>
                            <w:r>
                              <w:rPr>
                                <w:sz w:val="16"/>
                                <w:szCs w:val="16"/>
                              </w:rPr>
                              <w:t>permeability</w:t>
                            </w:r>
                          </w:p>
                        </w:tc>
                        <w:tc>
                          <w:tcPr>
                            <w:tcW w:w="2610" w:type="dxa"/>
                            <w:tcBorders>
                              <w:top w:val="nil"/>
                              <w:left w:val="nil"/>
                              <w:bottom w:val="nil"/>
                              <w:right w:val="nil"/>
                            </w:tcBorders>
                          </w:tcPr>
                          <w:p w14:paraId="1D796761"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530ED0" w:rsidRDefault="00530ED0">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530ED0" w14:paraId="38EA3F7C" w14:textId="77777777">
                        <w:tc>
                          <w:tcPr>
                            <w:tcW w:w="720" w:type="dxa"/>
                            <w:tcBorders>
                              <w:top w:val="nil"/>
                              <w:left w:val="nil"/>
                              <w:bottom w:val="nil"/>
                              <w:right w:val="nil"/>
                            </w:tcBorders>
                          </w:tcPr>
                          <w:p w14:paraId="426EB392" w14:textId="77777777" w:rsidR="00530ED0" w:rsidRDefault="00530ED0">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530ED0" w:rsidRDefault="00530ED0">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530ED0" w:rsidRDefault="00530ED0">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530ED0" w14:paraId="48E4792A" w14:textId="77777777">
                        <w:tc>
                          <w:tcPr>
                            <w:tcW w:w="720" w:type="dxa"/>
                            <w:tcBorders>
                              <w:top w:val="nil"/>
                              <w:left w:val="nil"/>
                              <w:bottom w:val="nil"/>
                              <w:right w:val="nil"/>
                            </w:tcBorders>
                          </w:tcPr>
                          <w:p w14:paraId="0D924A8C" w14:textId="77777777" w:rsidR="00530ED0" w:rsidRDefault="00530ED0">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530ED0" w:rsidRDefault="00530ED0">
                            <w:pPr>
                              <w:rPr>
                                <w:sz w:val="16"/>
                                <w:szCs w:val="16"/>
                              </w:rPr>
                            </w:pPr>
                            <w:r>
                              <w:rPr>
                                <w:sz w:val="16"/>
                                <w:szCs w:val="16"/>
                              </w:rPr>
                              <w:t>energy density</w:t>
                            </w:r>
                          </w:p>
                        </w:tc>
                        <w:tc>
                          <w:tcPr>
                            <w:tcW w:w="2610" w:type="dxa"/>
                            <w:tcBorders>
                              <w:top w:val="nil"/>
                              <w:left w:val="nil"/>
                              <w:bottom w:val="nil"/>
                              <w:right w:val="nil"/>
                            </w:tcBorders>
                          </w:tcPr>
                          <w:p w14:paraId="5493E5D2" w14:textId="77777777" w:rsidR="00530ED0" w:rsidRDefault="00530ED0">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530ED0" w14:paraId="2EB5CD47" w14:textId="77777777">
                        <w:trPr>
                          <w:trHeight w:val="279"/>
                        </w:trPr>
                        <w:tc>
                          <w:tcPr>
                            <w:tcW w:w="720" w:type="dxa"/>
                            <w:tcBorders>
                              <w:top w:val="nil"/>
                              <w:left w:val="nil"/>
                              <w:bottom w:val="double" w:sz="6" w:space="0" w:color="auto"/>
                              <w:right w:val="nil"/>
                            </w:tcBorders>
                          </w:tcPr>
                          <w:p w14:paraId="00090BDD" w14:textId="77777777" w:rsidR="00530ED0" w:rsidRDefault="00530ED0">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530ED0" w:rsidRDefault="00530ED0">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530ED0" w:rsidRDefault="00530ED0" w:rsidP="00E97B99">
                      <w:pPr>
                        <w:pStyle w:val="Textodenotaderodap"/>
                      </w:pPr>
                      <w:r>
                        <w:t xml:space="preserve">Vertical lines are optional in tables. Statements that serve as captions for the entire table do not need footnote letters. </w:t>
                      </w:r>
                    </w:p>
                    <w:p w14:paraId="436183EB" w14:textId="6AE5581F" w:rsidR="00530ED0" w:rsidRDefault="00530ED0"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Mx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530ED0" w:rsidRDefault="00530ED0" w:rsidP="00E97B99">
                      <w:pPr>
                        <w:pStyle w:val="Textodenotaderodap"/>
                      </w:pPr>
                    </w:p>
                    <w:p w14:paraId="3E94A598" w14:textId="77777777" w:rsidR="00530ED0" w:rsidRDefault="00530ED0" w:rsidP="00E97B99"/>
                  </w:txbxContent>
                </v:textbox>
                <w10:wrap type="square" anchorx="margin" anchory="margin"/>
              </v:shape>
            </w:pict>
          </mc:Fallback>
        </mc:AlternateContent>
      </w:r>
    </w:p>
    <w:p w14:paraId="0037124E" w14:textId="2FF463B0" w:rsidR="00E97402" w:rsidRDefault="00E97402" w:rsidP="001F4C5C">
      <w:pPr>
        <w:pStyle w:val="Ttulo1"/>
        <w:jc w:val="both"/>
      </w:pPr>
      <w:proofErr w:type="spellStart"/>
      <w:r>
        <w:t>Conclus</w:t>
      </w:r>
      <w:r w:rsidR="005A708C">
        <w:t>ão</w:t>
      </w:r>
      <w:proofErr w:type="spellEnd"/>
    </w:p>
    <w:p w14:paraId="6C7DAB76" w14:textId="77777777" w:rsidR="00D64E90" w:rsidRDefault="00E97402" w:rsidP="00D64E90">
      <w:pPr>
        <w:pStyle w:val="Ttulo2"/>
        <w:numPr>
          <w:ilvl w:val="0"/>
          <w:numId w:val="0"/>
        </w:numPr>
        <w:rPr>
          <w:i w:val="0"/>
        </w:rPr>
      </w:pPr>
      <w:r w:rsidRPr="00CD684F">
        <w:rPr>
          <w:i w:val="0"/>
        </w:rPr>
        <w:t>A conclusion section is not required. Although a conclusion may review the main points of the paper, do not replicate the abstract as the conclusion. A conclusion might elaborate on the importance of the work or suggest applications and extensions.</w:t>
      </w:r>
    </w:p>
    <w:p w14:paraId="4BC5C60B" w14:textId="2C27B199" w:rsidR="00C075EF" w:rsidRPr="00D64E90" w:rsidRDefault="00E97402" w:rsidP="00D64E90">
      <w:pPr>
        <w:pStyle w:val="Ttulo2"/>
        <w:numPr>
          <w:ilvl w:val="0"/>
          <w:numId w:val="0"/>
        </w:numPr>
        <w:rPr>
          <w:i w:val="0"/>
        </w:rPr>
      </w:pPr>
      <w:r w:rsidRPr="00CD684F">
        <w:rPr>
          <w:i w:val="0"/>
        </w:rPr>
        <w:t xml:space="preserve"> </w:t>
      </w:r>
    </w:p>
    <w:p w14:paraId="20716BEF" w14:textId="38F158BC" w:rsidR="00E97402" w:rsidRDefault="00E97402">
      <w:pPr>
        <w:pStyle w:val="ReferenceHead"/>
      </w:pPr>
      <w:proofErr w:type="spellStart"/>
      <w:r>
        <w:t>Referenc</w:t>
      </w:r>
      <w:r w:rsidR="00610016">
        <w:t>ias</w:t>
      </w:r>
      <w:proofErr w:type="spellEnd"/>
    </w:p>
    <w:p w14:paraId="2BFB8A6A" w14:textId="77777777" w:rsidR="009B27CB" w:rsidRDefault="009B27CB" w:rsidP="009B27CB">
      <w:pPr>
        <w:pStyle w:val="References"/>
      </w:pPr>
      <w:proofErr w:type="spellStart"/>
      <w:r>
        <w:t>Lofti</w:t>
      </w:r>
      <w:proofErr w:type="spellEnd"/>
      <w:r>
        <w:t xml:space="preserve"> A. </w:t>
      </w:r>
      <w:proofErr w:type="spellStart"/>
      <w:r>
        <w:t>Zedah</w:t>
      </w:r>
      <w:proofErr w:type="spellEnd"/>
      <w:r>
        <w:t>. (1964,</w:t>
      </w:r>
      <w:r>
        <w:rPr>
          <w:spacing w:val="-2"/>
        </w:rPr>
        <w:t xml:space="preserve"> Nov.</w:t>
      </w:r>
      <w:r>
        <w:rPr>
          <w:spacing w:val="-1"/>
        </w:rPr>
        <w:t>)</w:t>
      </w:r>
      <w:r>
        <w:t>. Fuzzy Sets.</w:t>
      </w:r>
      <w:r>
        <w:rPr>
          <w:spacing w:val="-1"/>
        </w:rPr>
        <w:t xml:space="preserve"> </w:t>
      </w:r>
      <w:r>
        <w:rPr>
          <w:i/>
          <w:iCs/>
          <w:spacing w:val="-1"/>
        </w:rPr>
        <w:t>Information and Control</w:t>
      </w:r>
      <w:r>
        <w:rPr>
          <w:i/>
          <w:iCs/>
        </w:rPr>
        <w:t>.</w:t>
      </w:r>
      <w:r>
        <w:rPr>
          <w:i/>
          <w:iCs/>
          <w:spacing w:val="-1"/>
        </w:rPr>
        <w:t xml:space="preserve"> </w:t>
      </w:r>
      <w:r>
        <w:t>[Online</w:t>
      </w:r>
      <w:r>
        <w:rPr>
          <w:spacing w:val="-1"/>
        </w:rPr>
        <w:t>]</w:t>
      </w:r>
      <w:r>
        <w:t>.</w:t>
      </w:r>
      <w:r>
        <w:rPr>
          <w:spacing w:val="1"/>
        </w:rPr>
        <w:t xml:space="preserve"> </w:t>
      </w:r>
      <w:r>
        <w:rPr>
          <w:i/>
          <w:iCs/>
        </w:rPr>
        <w:t xml:space="preserve">8(3), </w:t>
      </w:r>
      <w:r>
        <w:rPr>
          <w:spacing w:val="1"/>
        </w:rPr>
        <w:t>338-353</w:t>
      </w:r>
      <w:r>
        <w:t>. Availa</w:t>
      </w:r>
      <w:r>
        <w:rPr>
          <w:spacing w:val="1"/>
        </w:rPr>
        <w:t>b</w:t>
      </w:r>
      <w:r>
        <w:t xml:space="preserve">le: </w:t>
      </w:r>
      <w:r w:rsidRPr="009B27CB">
        <w:t>http://www.sciencedirect.com/science/article/pii/S001999586590241X</w:t>
      </w:r>
    </w:p>
    <w:p w14:paraId="1254909A" w14:textId="6BF9D368" w:rsidR="008F594A" w:rsidRDefault="008F594A" w:rsidP="00E96A3A">
      <w:pPr>
        <w:autoSpaceDE w:val="0"/>
        <w:autoSpaceDN w:val="0"/>
        <w:adjustRightInd w:val="0"/>
        <w:jc w:val="both"/>
        <w:rPr>
          <w:rFonts w:ascii="Times-Roman" w:hAnsi="Times-Roman" w:cs="Times-Roman"/>
        </w:rPr>
      </w:pPr>
    </w:p>
    <w:p w14:paraId="02CED755" w14:textId="110E9931" w:rsidR="009B27CB" w:rsidRDefault="009B27CB" w:rsidP="00DE0C08">
      <w:pPr>
        <w:pStyle w:val="References"/>
      </w:pPr>
      <w:proofErr w:type="spellStart"/>
      <w:r>
        <w:t>Lofti</w:t>
      </w:r>
      <w:proofErr w:type="spellEnd"/>
      <w:r>
        <w:t xml:space="preserve"> A. </w:t>
      </w:r>
      <w:proofErr w:type="spellStart"/>
      <w:r>
        <w:t>Zedah</w:t>
      </w:r>
      <w:proofErr w:type="spellEnd"/>
      <w:r>
        <w:t>. (1964,</w:t>
      </w:r>
      <w:r>
        <w:rPr>
          <w:spacing w:val="-2"/>
        </w:rPr>
        <w:t xml:space="preserve"> Nov.</w:t>
      </w:r>
      <w:r>
        <w:rPr>
          <w:spacing w:val="-1"/>
        </w:rPr>
        <w:t>)</w:t>
      </w:r>
      <w:r>
        <w:t xml:space="preserve">. </w:t>
      </w:r>
      <w:r w:rsidR="00DE0C08">
        <w:t>A computational approach to fuzzy quantifiers in natural languages</w:t>
      </w:r>
      <w:r>
        <w:t>.</w:t>
      </w:r>
      <w:r>
        <w:rPr>
          <w:spacing w:val="-1"/>
        </w:rPr>
        <w:t xml:space="preserve"> </w:t>
      </w:r>
      <w:r w:rsidR="00DE0C08">
        <w:rPr>
          <w:i/>
          <w:iCs/>
          <w:spacing w:val="-1"/>
        </w:rPr>
        <w:t>Computers &amp; Mathematics with Applications</w:t>
      </w:r>
      <w:r>
        <w:rPr>
          <w:i/>
          <w:iCs/>
        </w:rPr>
        <w:t>.</w:t>
      </w:r>
      <w:r>
        <w:rPr>
          <w:i/>
          <w:iCs/>
          <w:spacing w:val="-1"/>
        </w:rPr>
        <w:t xml:space="preserve"> </w:t>
      </w:r>
      <w:r>
        <w:t>[Online</w:t>
      </w:r>
      <w:r>
        <w:rPr>
          <w:spacing w:val="-1"/>
        </w:rPr>
        <w:t>]</w:t>
      </w:r>
      <w:r>
        <w:t>.</w:t>
      </w:r>
      <w:r>
        <w:rPr>
          <w:spacing w:val="1"/>
        </w:rPr>
        <w:t xml:space="preserve"> </w:t>
      </w:r>
      <w:r w:rsidR="00DE0C08">
        <w:rPr>
          <w:i/>
          <w:iCs/>
        </w:rPr>
        <w:t>9</w:t>
      </w:r>
      <w:r>
        <w:rPr>
          <w:i/>
          <w:iCs/>
        </w:rPr>
        <w:t>(</w:t>
      </w:r>
      <w:r w:rsidR="00DE0C08">
        <w:rPr>
          <w:i/>
          <w:iCs/>
        </w:rPr>
        <w:t>1</w:t>
      </w:r>
      <w:r>
        <w:rPr>
          <w:i/>
          <w:iCs/>
        </w:rPr>
        <w:t xml:space="preserve">), </w:t>
      </w:r>
      <w:r w:rsidR="00DE0C08">
        <w:rPr>
          <w:i/>
          <w:iCs/>
        </w:rPr>
        <w:t>149</w:t>
      </w:r>
      <w:r>
        <w:rPr>
          <w:spacing w:val="1"/>
        </w:rPr>
        <w:t>-</w:t>
      </w:r>
      <w:r w:rsidR="00DE0C08">
        <w:rPr>
          <w:spacing w:val="1"/>
        </w:rPr>
        <w:t>184</w:t>
      </w:r>
      <w:r>
        <w:t>. Availa</w:t>
      </w:r>
      <w:r>
        <w:rPr>
          <w:spacing w:val="1"/>
        </w:rPr>
        <w:t>b</w:t>
      </w:r>
      <w:r>
        <w:t xml:space="preserve">le: </w:t>
      </w:r>
      <w:r w:rsidR="00DE0C08" w:rsidRPr="00DE0C08">
        <w:t>http://www.sciencedirect.com/science/article/pii/0898122183900135</w:t>
      </w:r>
    </w:p>
    <w:p w14:paraId="0ACFF0E6" w14:textId="77777777" w:rsidR="009B27CB" w:rsidRPr="00837E47" w:rsidRDefault="009B27CB" w:rsidP="00E96A3A">
      <w:pPr>
        <w:autoSpaceDE w:val="0"/>
        <w:autoSpaceDN w:val="0"/>
        <w:adjustRightInd w:val="0"/>
        <w:jc w:val="both"/>
        <w:rPr>
          <w:rFonts w:ascii="Times-Roman" w:hAnsi="Times-Roman" w:cs="Times-Roman"/>
        </w:rPr>
        <w:sectPr w:rsidR="009B27CB" w:rsidRPr="00837E47" w:rsidSect="00837E47">
          <w:headerReference w:type="default" r:id="rId18"/>
          <w:type w:val="continuous"/>
          <w:pgSz w:w="12240" w:h="15840" w:code="1"/>
          <w:pgMar w:top="1008" w:right="936" w:bottom="1008" w:left="936" w:header="432" w:footer="432" w:gutter="0"/>
          <w:cols w:num="2" w:space="288"/>
        </w:sectPr>
      </w:pP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60274" w14:textId="77777777" w:rsidR="00F114F2" w:rsidRDefault="00F114F2">
      <w:r>
        <w:separator/>
      </w:r>
    </w:p>
  </w:endnote>
  <w:endnote w:type="continuationSeparator" w:id="0">
    <w:p w14:paraId="34F0263B" w14:textId="77777777" w:rsidR="00F114F2" w:rsidRDefault="00F11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C8CD8" w14:textId="77777777" w:rsidR="00F114F2" w:rsidRDefault="00F114F2"/>
  </w:footnote>
  <w:footnote w:type="continuationSeparator" w:id="0">
    <w:p w14:paraId="668D10A3" w14:textId="77777777" w:rsidR="00F114F2" w:rsidRDefault="00F114F2">
      <w:r>
        <w:continuationSeparator/>
      </w:r>
    </w:p>
  </w:footnote>
  <w:footnote w:id="1">
    <w:p w14:paraId="3BB80BC9" w14:textId="791E436B" w:rsidR="00530ED0" w:rsidRDefault="00530ED0" w:rsidP="0090608B">
      <w:pPr>
        <w:pStyle w:val="Textodenotaderodap"/>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46933926" w:rsidR="00530ED0" w:rsidRDefault="00530ED0">
    <w:pPr>
      <w:framePr w:wrap="auto" w:vAnchor="text" w:hAnchor="margin" w:xAlign="right" w:y="1"/>
    </w:pPr>
    <w:r>
      <w:fldChar w:fldCharType="begin"/>
    </w:r>
    <w:r>
      <w:instrText xml:space="preserve">PAGE  </w:instrText>
    </w:r>
    <w:r>
      <w:fldChar w:fldCharType="separate"/>
    </w:r>
    <w:r w:rsidR="00B13137">
      <w:rPr>
        <w:noProof/>
      </w:rPr>
      <w:t>4</w:t>
    </w:r>
    <w:r>
      <w:fldChar w:fldCharType="end"/>
    </w:r>
  </w:p>
  <w:p w14:paraId="2D5740AD" w14:textId="77777777" w:rsidR="00530ED0" w:rsidRDefault="00530ED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sson Steffens Henrique">
    <w15:presenceInfo w15:providerId="None" w15:userId="Alisson Steffens Henrique"/>
  </w15:person>
  <w15:person w15:author="Augustop Maid">
    <w15:presenceInfo w15:providerId="None" w15:userId="Augustop Ma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3192"/>
    <w:rsid w:val="0003473A"/>
    <w:rsid w:val="00042E13"/>
    <w:rsid w:val="00091F0B"/>
    <w:rsid w:val="00095607"/>
    <w:rsid w:val="000A168B"/>
    <w:rsid w:val="000C7304"/>
    <w:rsid w:val="000D2BDE"/>
    <w:rsid w:val="000E24F6"/>
    <w:rsid w:val="00104BB0"/>
    <w:rsid w:val="0010794E"/>
    <w:rsid w:val="0013354F"/>
    <w:rsid w:val="00143F2E"/>
    <w:rsid w:val="00144E72"/>
    <w:rsid w:val="00155D5C"/>
    <w:rsid w:val="00160087"/>
    <w:rsid w:val="00171D91"/>
    <w:rsid w:val="00174FAD"/>
    <w:rsid w:val="001768FF"/>
    <w:rsid w:val="00183CA0"/>
    <w:rsid w:val="00185977"/>
    <w:rsid w:val="001A14F3"/>
    <w:rsid w:val="001A154B"/>
    <w:rsid w:val="001A60B1"/>
    <w:rsid w:val="001B36B1"/>
    <w:rsid w:val="001B7F30"/>
    <w:rsid w:val="001E7B7A"/>
    <w:rsid w:val="001F4C5C"/>
    <w:rsid w:val="00204478"/>
    <w:rsid w:val="002119AE"/>
    <w:rsid w:val="00214E2E"/>
    <w:rsid w:val="00216141"/>
    <w:rsid w:val="00217186"/>
    <w:rsid w:val="002434A1"/>
    <w:rsid w:val="00263943"/>
    <w:rsid w:val="00267B35"/>
    <w:rsid w:val="002F560F"/>
    <w:rsid w:val="002F7910"/>
    <w:rsid w:val="0030333A"/>
    <w:rsid w:val="00317B3D"/>
    <w:rsid w:val="0033371A"/>
    <w:rsid w:val="003427CE"/>
    <w:rsid w:val="00360269"/>
    <w:rsid w:val="0037551B"/>
    <w:rsid w:val="00392D08"/>
    <w:rsid w:val="00392DBA"/>
    <w:rsid w:val="003A0409"/>
    <w:rsid w:val="003A56D4"/>
    <w:rsid w:val="003A692D"/>
    <w:rsid w:val="003A7E21"/>
    <w:rsid w:val="003C3322"/>
    <w:rsid w:val="003C62A5"/>
    <w:rsid w:val="003C68C2"/>
    <w:rsid w:val="003D4CAE"/>
    <w:rsid w:val="003F26BD"/>
    <w:rsid w:val="003F52AD"/>
    <w:rsid w:val="0040234B"/>
    <w:rsid w:val="0043144F"/>
    <w:rsid w:val="00431BFA"/>
    <w:rsid w:val="004353CF"/>
    <w:rsid w:val="004631BC"/>
    <w:rsid w:val="00484761"/>
    <w:rsid w:val="00484DD5"/>
    <w:rsid w:val="004862ED"/>
    <w:rsid w:val="004C0BEB"/>
    <w:rsid w:val="004C0EC0"/>
    <w:rsid w:val="004C1E16"/>
    <w:rsid w:val="004C2543"/>
    <w:rsid w:val="004C3053"/>
    <w:rsid w:val="004D15CA"/>
    <w:rsid w:val="004E3E4C"/>
    <w:rsid w:val="004F23A0"/>
    <w:rsid w:val="004F2FCB"/>
    <w:rsid w:val="005003E3"/>
    <w:rsid w:val="005052CD"/>
    <w:rsid w:val="00530ED0"/>
    <w:rsid w:val="00550A26"/>
    <w:rsid w:val="00550BF5"/>
    <w:rsid w:val="005546D5"/>
    <w:rsid w:val="00567A70"/>
    <w:rsid w:val="00581B31"/>
    <w:rsid w:val="005A2A15"/>
    <w:rsid w:val="005A708C"/>
    <w:rsid w:val="005B0AAE"/>
    <w:rsid w:val="005D1B15"/>
    <w:rsid w:val="005D2824"/>
    <w:rsid w:val="005D4F1A"/>
    <w:rsid w:val="005D54D3"/>
    <w:rsid w:val="005D72BB"/>
    <w:rsid w:val="005E692F"/>
    <w:rsid w:val="00602ECA"/>
    <w:rsid w:val="00610016"/>
    <w:rsid w:val="00614A12"/>
    <w:rsid w:val="0062114B"/>
    <w:rsid w:val="00623698"/>
    <w:rsid w:val="00625E96"/>
    <w:rsid w:val="00647C09"/>
    <w:rsid w:val="00651F2C"/>
    <w:rsid w:val="00693D5D"/>
    <w:rsid w:val="006A111A"/>
    <w:rsid w:val="006B7F03"/>
    <w:rsid w:val="00706004"/>
    <w:rsid w:val="00725B45"/>
    <w:rsid w:val="00771624"/>
    <w:rsid w:val="007A5C70"/>
    <w:rsid w:val="007C4336"/>
    <w:rsid w:val="007F7AA6"/>
    <w:rsid w:val="0081033C"/>
    <w:rsid w:val="00820E08"/>
    <w:rsid w:val="00823624"/>
    <w:rsid w:val="00837E47"/>
    <w:rsid w:val="008518FE"/>
    <w:rsid w:val="0085659C"/>
    <w:rsid w:val="00857AF8"/>
    <w:rsid w:val="00872026"/>
    <w:rsid w:val="0087792E"/>
    <w:rsid w:val="00883EAF"/>
    <w:rsid w:val="00885258"/>
    <w:rsid w:val="008A30C3"/>
    <w:rsid w:val="008A3C23"/>
    <w:rsid w:val="008C0E06"/>
    <w:rsid w:val="008C49CC"/>
    <w:rsid w:val="008D59D4"/>
    <w:rsid w:val="008D69E9"/>
    <w:rsid w:val="008E0645"/>
    <w:rsid w:val="008E46A8"/>
    <w:rsid w:val="008E62CD"/>
    <w:rsid w:val="008F594A"/>
    <w:rsid w:val="00904C7E"/>
    <w:rsid w:val="0090608B"/>
    <w:rsid w:val="0091035B"/>
    <w:rsid w:val="009139D8"/>
    <w:rsid w:val="00922F96"/>
    <w:rsid w:val="00930EE0"/>
    <w:rsid w:val="009463CC"/>
    <w:rsid w:val="00981E0D"/>
    <w:rsid w:val="00987FB8"/>
    <w:rsid w:val="00990DC5"/>
    <w:rsid w:val="009A1F6E"/>
    <w:rsid w:val="009B27CB"/>
    <w:rsid w:val="009C7D17"/>
    <w:rsid w:val="009E484E"/>
    <w:rsid w:val="009E75A5"/>
    <w:rsid w:val="009F1C9C"/>
    <w:rsid w:val="009F1F93"/>
    <w:rsid w:val="009F40FB"/>
    <w:rsid w:val="00A04D86"/>
    <w:rsid w:val="00A22FCB"/>
    <w:rsid w:val="00A31DF7"/>
    <w:rsid w:val="00A472F1"/>
    <w:rsid w:val="00A5237D"/>
    <w:rsid w:val="00A554A3"/>
    <w:rsid w:val="00A71F44"/>
    <w:rsid w:val="00A758EA"/>
    <w:rsid w:val="00A95C50"/>
    <w:rsid w:val="00AB79A6"/>
    <w:rsid w:val="00AC4850"/>
    <w:rsid w:val="00AC51F8"/>
    <w:rsid w:val="00AE4F6A"/>
    <w:rsid w:val="00AF774D"/>
    <w:rsid w:val="00B036BE"/>
    <w:rsid w:val="00B12729"/>
    <w:rsid w:val="00B13137"/>
    <w:rsid w:val="00B47B59"/>
    <w:rsid w:val="00B53F81"/>
    <w:rsid w:val="00B56C2B"/>
    <w:rsid w:val="00B61CB0"/>
    <w:rsid w:val="00B65BD3"/>
    <w:rsid w:val="00B70469"/>
    <w:rsid w:val="00B72DD8"/>
    <w:rsid w:val="00B72E09"/>
    <w:rsid w:val="00B76B57"/>
    <w:rsid w:val="00BB3787"/>
    <w:rsid w:val="00BC0CFC"/>
    <w:rsid w:val="00BC1C63"/>
    <w:rsid w:val="00BC6B62"/>
    <w:rsid w:val="00BF0C69"/>
    <w:rsid w:val="00BF629B"/>
    <w:rsid w:val="00BF655C"/>
    <w:rsid w:val="00C075EF"/>
    <w:rsid w:val="00C11E83"/>
    <w:rsid w:val="00C2378A"/>
    <w:rsid w:val="00C378A1"/>
    <w:rsid w:val="00C42C65"/>
    <w:rsid w:val="00C621D6"/>
    <w:rsid w:val="00C65997"/>
    <w:rsid w:val="00C82D86"/>
    <w:rsid w:val="00CB4B8D"/>
    <w:rsid w:val="00CB7AB2"/>
    <w:rsid w:val="00CC0DDA"/>
    <w:rsid w:val="00CD18A5"/>
    <w:rsid w:val="00CD684F"/>
    <w:rsid w:val="00D06623"/>
    <w:rsid w:val="00D06E43"/>
    <w:rsid w:val="00D14C6B"/>
    <w:rsid w:val="00D43FE6"/>
    <w:rsid w:val="00D5536F"/>
    <w:rsid w:val="00D56935"/>
    <w:rsid w:val="00D61540"/>
    <w:rsid w:val="00D64E90"/>
    <w:rsid w:val="00D671DD"/>
    <w:rsid w:val="00D758C6"/>
    <w:rsid w:val="00D90C10"/>
    <w:rsid w:val="00D92E96"/>
    <w:rsid w:val="00DA258C"/>
    <w:rsid w:val="00DA2684"/>
    <w:rsid w:val="00DA3B73"/>
    <w:rsid w:val="00DD4EE9"/>
    <w:rsid w:val="00DE07FA"/>
    <w:rsid w:val="00DE0C08"/>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114F2"/>
    <w:rsid w:val="00F22198"/>
    <w:rsid w:val="00F2348A"/>
    <w:rsid w:val="00F33D49"/>
    <w:rsid w:val="00F3481E"/>
    <w:rsid w:val="00F44F86"/>
    <w:rsid w:val="00F577F6"/>
    <w:rsid w:val="00F65266"/>
    <w:rsid w:val="00F70EFA"/>
    <w:rsid w:val="00F751E1"/>
    <w:rsid w:val="00FB6299"/>
    <w:rsid w:val="00FB67B1"/>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C12C8753-5064-40F8-98CC-D7CABFC76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styleId="Refdecomentrio">
    <w:name w:val="annotation reference"/>
    <w:basedOn w:val="Fontepargpadro"/>
    <w:semiHidden/>
    <w:unhideWhenUsed/>
    <w:rsid w:val="00D61540"/>
    <w:rPr>
      <w:sz w:val="16"/>
      <w:szCs w:val="16"/>
    </w:rPr>
  </w:style>
  <w:style w:type="paragraph" w:styleId="Textodecomentrio">
    <w:name w:val="annotation text"/>
    <w:basedOn w:val="Normal"/>
    <w:link w:val="TextodecomentrioChar"/>
    <w:semiHidden/>
    <w:unhideWhenUsed/>
    <w:rsid w:val="00D61540"/>
  </w:style>
  <w:style w:type="character" w:customStyle="1" w:styleId="TextodecomentrioChar">
    <w:name w:val="Texto de comentário Char"/>
    <w:basedOn w:val="Fontepargpadro"/>
    <w:link w:val="Textodecomentrio"/>
    <w:semiHidden/>
    <w:rsid w:val="00D61540"/>
  </w:style>
  <w:style w:type="paragraph" w:styleId="Assuntodocomentrio">
    <w:name w:val="annotation subject"/>
    <w:basedOn w:val="Textodecomentrio"/>
    <w:next w:val="Textodecomentrio"/>
    <w:link w:val="AssuntodocomentrioChar"/>
    <w:semiHidden/>
    <w:unhideWhenUsed/>
    <w:rsid w:val="00D61540"/>
    <w:rPr>
      <w:b/>
      <w:bCs/>
    </w:rPr>
  </w:style>
  <w:style w:type="character" w:customStyle="1" w:styleId="AssuntodocomentrioChar">
    <w:name w:val="Assunto do comentário Char"/>
    <w:basedOn w:val="TextodecomentrioChar"/>
    <w:link w:val="Assuntodocomentrio"/>
    <w:semiHidden/>
    <w:rsid w:val="00D615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6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eee.org/web/publications/authors/transjnl/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C38B3-E9E0-406E-B738-2C4F37FBF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1</Pages>
  <Words>1998</Words>
  <Characters>10795</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12768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Alisson Steffens Henrique</cp:lastModifiedBy>
  <cp:revision>34</cp:revision>
  <cp:lastPrinted>2012-08-02T18:53:00Z</cp:lastPrinted>
  <dcterms:created xsi:type="dcterms:W3CDTF">2016-11-28T23:53:00Z</dcterms:created>
  <dcterms:modified xsi:type="dcterms:W3CDTF">2016-12-04T01:05:00Z</dcterms:modified>
</cp:coreProperties>
</file>